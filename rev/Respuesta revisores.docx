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25B2" w14:textId="77777777" w:rsidR="007F76E0" w:rsidRDefault="00000000">
      <w:pPr>
        <w:pStyle w:val="Ttulo"/>
        <w:rPr>
          <w:lang w:val="es-ES"/>
        </w:rPr>
      </w:pPr>
      <w:r>
        <w:rPr>
          <w:lang w:val="es-ES"/>
        </w:rPr>
        <w:t>Revisión sistemática de repositorios</w:t>
      </w:r>
      <w:del w:id="30" w:author="Claudia Fernández Ruiz" w:date="2026-03-21T18:21:00Z" w16du:dateUtc="2026-03-21T17:21:00Z">
        <w:r>
          <w:rPr>
            <w:lang w:val="es-ES"/>
          </w:rPr>
          <w:delText xml:space="preserve"> </w:delText>
        </w:r>
      </w:del>
      <w:ins w:id="31" w:author="Unknown Author" w:date="2025-07-06T20:00:00Z">
        <w:r>
          <w:rPr>
            <w:lang w:val="es-ES"/>
          </w:rPr>
          <w:t xml:space="preserve">de paquetes </w:t>
        </w:r>
      </w:ins>
      <w:r>
        <w:rPr>
          <w:lang w:val="es-ES"/>
        </w:rPr>
        <w:t>para el lenguaje R (CRAN, GitHub, Bioconductor)</w:t>
      </w:r>
    </w:p>
    <w:p w14:paraId="74DCFB2C" w14:textId="77777777" w:rsidR="007F76E0" w:rsidRPr="00F44888" w:rsidRDefault="00000000">
      <w:pPr>
        <w:pStyle w:val="Author"/>
      </w:pPr>
      <w:r w:rsidRPr="00F44888">
        <w:t>Antonio J. Canepa Oneto</w:t>
      </w:r>
      <w:r w:rsidRPr="00F44888">
        <w:rPr>
          <w:vertAlign w:val="superscript"/>
        </w:rPr>
        <w:t>1</w:t>
      </w:r>
    </w:p>
    <w:p w14:paraId="5C9CBB32" w14:textId="77777777" w:rsidR="007F76E0" w:rsidRDefault="00000000" w:rsidP="00F44888">
      <w:pPr>
        <w:pStyle w:val="Compact"/>
        <w:numPr>
          <w:ilvl w:val="0"/>
          <w:numId w:val="20"/>
        </w:numPr>
        <w:rPr>
          <w:rPrChange w:id="32" w:author="Ignacio Ramos Gutierrez" w:date="2026-03-21T18:23:00Z" w16du:dateUtc="2026-03-21T17:23:00Z">
            <w:rPr>
              <w:lang w:val="es-ES"/>
            </w:rPr>
          </w:rPrChange>
        </w:rPr>
      </w:pPr>
      <w:r>
        <w:rPr>
          <w:rPrChange w:id="33" w:author="Ignacio Ramos Gutierrez" w:date="2026-03-21T18:23:00Z" w16du:dateUtc="2026-03-21T17:23:00Z">
            <w:rPr>
              <w:lang w:val="es-ES"/>
            </w:rPr>
          </w:rPrChange>
        </w:rPr>
        <w:t>Departamento de Ingeniería Informática, Universidad de Burgos, Burgos, Spain</w:t>
      </w:r>
    </w:p>
    <w:p w14:paraId="03C662E1" w14:textId="77777777" w:rsidR="007F76E0" w:rsidRPr="00F44888" w:rsidRDefault="00000000" w:rsidP="00F44888">
      <w:pPr>
        <w:pStyle w:val="Compact"/>
        <w:numPr>
          <w:ilvl w:val="0"/>
          <w:numId w:val="21"/>
        </w:numPr>
        <w:rPr>
          <w:del w:id="34" w:author="JULEN ASTIGARRAGA URCELAY" w:date="2025-07-14T15:23:00Z" w16du:dateUtc="2025-07-14T13:23:00Z"/>
        </w:rPr>
      </w:pPr>
      <w:del w:id="35" w:author="Unknown Author" w:date="2025-07-06T20:02:00Z">
        <w:r w:rsidRPr="00F44888">
          <w:delText>Institución 2</w:delText>
        </w:r>
      </w:del>
    </w:p>
    <w:p w14:paraId="6CCC12EC" w14:textId="77777777" w:rsidR="007F76E0" w:rsidRDefault="00000000">
      <w:pPr>
        <w:rPr>
          <w:rPrChange w:id="36" w:author="Ignacio Ramos Gutierrez" w:date="2026-03-21T18:23:00Z" w16du:dateUtc="2026-03-21T17:23:00Z">
            <w:rPr>
              <w:lang w:val="es-ES"/>
            </w:rPr>
          </w:rPrChange>
        </w:rPr>
      </w:pPr>
      <w:r>
        <w:rPr>
          <w:rPrChange w:id="37" w:author="Ignacio Ramos Gutierrez" w:date="2026-03-21T18:23:00Z" w16du:dateUtc="2026-03-21T17:23:00Z">
            <w:rPr>
              <w:lang w:val="es-ES"/>
            </w:rPr>
          </w:rPrChange>
        </w:rPr>
        <w:t>Autor de correspondencia*: Antonio J. Canepa Oneto [</w:t>
      </w:r>
      <w:r>
        <w:fldChar w:fldCharType="begin"/>
      </w:r>
      <w:r>
        <w:rPr>
          <w:rPrChange w:id="38" w:author="Ignacio Ramos Gutierrez" w:date="2026-03-21T18:23:00Z" w16du:dateUtc="2026-03-21T17:23:00Z">
            <w:rPr>
              <w:lang w:val="es-ES"/>
            </w:rPr>
          </w:rPrChange>
        </w:rPr>
        <w:instrText>HYPERLINK "mailto:ajcanepa@ubu.es" \h</w:instrText>
      </w:r>
      <w:r>
        <w:fldChar w:fldCharType="separate"/>
      </w:r>
      <w:r>
        <w:rPr>
          <w:rStyle w:val="Hipervnculo"/>
          <w:rPrChange w:id="39" w:author="Ignacio Ramos Gutierrez" w:date="2026-03-21T18:23:00Z" w16du:dateUtc="2026-03-21T17:23:00Z">
            <w:rPr>
              <w:rStyle w:val="Hipervnculo"/>
              <w:lang w:val="es-ES"/>
            </w:rPr>
          </w:rPrChange>
        </w:rPr>
        <w:t>ajcanepa@ubu.es</w:t>
      </w:r>
      <w:r>
        <w:fldChar w:fldCharType="end"/>
      </w:r>
      <w:r>
        <w:rPr>
          <w:rPrChange w:id="40" w:author="Ignacio Ramos Gutierrez" w:date="2026-03-21T18:23:00Z" w16du:dateUtc="2026-03-21T17:23:00Z">
            <w:rPr>
              <w:lang w:val="es-ES"/>
            </w:rPr>
          </w:rPrChange>
        </w:rPr>
        <w:t>]</w:t>
      </w:r>
      <w:del w:id="41" w:author="Claudia Fernández Ruiz" w:date="2026-03-21T18:21:00Z" w16du:dateUtc="2026-03-21T17:21:00Z">
        <w:r>
          <w:rPr>
            <w:lang w:val="es-ES"/>
          </w:rPr>
          <w:delText>X</w:delText>
        </w:r>
      </w:del>
    </w:p>
    <w:p w14:paraId="6BFEE8FC" w14:textId="77777777" w:rsidR="007F76E0" w:rsidRDefault="00000000">
      <w:pPr>
        <w:pStyle w:val="Ttulo1"/>
        <w:rPr>
          <w:rPrChange w:id="42" w:author="Ignacio Ramos Gutierrez" w:date="2026-03-21T18:23:00Z" w16du:dateUtc="2026-03-21T17:23:00Z">
            <w:rPr>
              <w:lang w:val="es-ES"/>
            </w:rPr>
          </w:rPrChange>
        </w:rPr>
      </w:pPr>
      <w:r>
        <w:rPr>
          <w:rPrChange w:id="43" w:author="Ignacio Ramos Gutierrez" w:date="2026-03-21T18:23:00Z" w16du:dateUtc="2026-03-21T17:23:00Z">
            <w:rPr>
              <w:lang w:val="es-ES"/>
            </w:rPr>
          </w:rPrChange>
        </w:rPr>
        <w:t>Palabras clave</w:t>
      </w:r>
    </w:p>
    <w:p w14:paraId="2D3CF220" w14:textId="77777777" w:rsidR="007F76E0" w:rsidRDefault="00000000">
      <w:pPr>
        <w:rPr>
          <w:rPrChange w:id="44" w:author="Ignacio Ramos Gutierrez" w:date="2026-03-21T18:23:00Z" w16du:dateUtc="2026-03-21T17:23:00Z">
            <w:rPr>
              <w:lang w:val="es-ES"/>
            </w:rPr>
          </w:rPrChange>
        </w:rPr>
      </w:pPr>
      <w:bookmarkStart w:id="45" w:name="palabras-clave"/>
      <w:r>
        <w:rPr>
          <w:rPrChange w:id="46" w:author="Ignacio Ramos Gutierrez" w:date="2026-03-21T18:23:00Z" w16du:dateUtc="2026-03-21T17:23:00Z">
            <w:rPr>
              <w:lang w:val="es-ES"/>
            </w:rPr>
          </w:rPrChange>
        </w:rPr>
        <w:t>revisión sistemática; repositorios; CRAN; GitHub</w:t>
      </w:r>
      <w:bookmarkEnd w:id="45"/>
    </w:p>
    <w:p w14:paraId="162182BB" w14:textId="77777777" w:rsidR="007F76E0" w:rsidRPr="00F44888" w:rsidRDefault="00000000">
      <w:pPr>
        <w:pStyle w:val="Ttulo1"/>
      </w:pPr>
      <w:r w:rsidRPr="00F44888">
        <w:t>Keywords</w:t>
      </w:r>
    </w:p>
    <w:p w14:paraId="1EA0EFE4" w14:textId="77777777" w:rsidR="007F76E0" w:rsidRPr="00F44888" w:rsidRDefault="00000000">
      <w:bookmarkStart w:id="47" w:name="keywords"/>
      <w:r w:rsidRPr="00F44888">
        <w:t>systematic review; repository; CRAN; GitHub</w:t>
      </w:r>
      <w:bookmarkEnd w:id="47"/>
    </w:p>
    <w:p w14:paraId="1F1FBAE6" w14:textId="77777777" w:rsidR="007F76E0" w:rsidRDefault="00000000">
      <w:pPr>
        <w:pStyle w:val="Ttulo1"/>
        <w:rPr>
          <w:rPrChange w:id="48" w:author="Ignacio Ramos Gutierrez" w:date="2026-03-21T18:23:00Z" w16du:dateUtc="2026-03-21T17:23:00Z">
            <w:rPr>
              <w:lang w:val="es-ES"/>
            </w:rPr>
          </w:rPrChange>
        </w:rPr>
      </w:pPr>
      <w:bookmarkStart w:id="49" w:name="introducción"/>
      <w:r>
        <w:rPr>
          <w:rPrChange w:id="50" w:author="Ignacio Ramos Gutierrez" w:date="2026-03-21T18:23:00Z" w16du:dateUtc="2026-03-21T17:23:00Z">
            <w:rPr>
              <w:lang w:val="es-ES"/>
            </w:rPr>
          </w:rPrChange>
        </w:rPr>
        <w:t>Introducción</w:t>
      </w:r>
    </w:p>
    <w:p w14:paraId="1F51BE75" w14:textId="77777777" w:rsidR="007F76E0" w:rsidRPr="00103CF4" w:rsidRDefault="00000000">
      <w:pPr>
        <w:rPr>
          <w:lang w:val="es-ES"/>
        </w:rPr>
      </w:pPr>
      <w:r>
        <w:rPr>
          <w:lang w:val="es-ES"/>
        </w:rPr>
        <w:t xml:space="preserve">Los lenguajes de programación comunes en ciencia de datos como R, Julia o Python, poseen una gran diversidad de </w:t>
      </w:r>
      <w:commentRangeStart w:id="51"/>
      <w:r>
        <w:rPr>
          <w:lang w:val="es-ES"/>
        </w:rPr>
        <w:t xml:space="preserve">paquetes </w:t>
      </w:r>
      <w:del w:id="52" w:author="Unknown Author" w:date="2025-07-06T19:13:00Z">
        <w:r>
          <w:rPr>
            <w:lang w:val="es-ES"/>
          </w:rPr>
          <w:delText>(</w:delText>
        </w:r>
        <w:commentRangeStart w:id="53"/>
        <w:r>
          <w:rPr>
            <w:lang w:val="es-ES"/>
          </w:rPr>
          <w:delText>bibliotecas</w:delText>
        </w:r>
      </w:del>
      <w:commentRangeEnd w:id="53"/>
      <w:r w:rsidR="00242110">
        <w:rPr>
          <w:rStyle w:val="Refdecomentario"/>
          <w:sz w:val="20"/>
          <w:szCs w:val="24"/>
          <w:lang w:val="es-ES"/>
        </w:rPr>
        <w:commentReference w:id="53"/>
      </w:r>
      <w:del w:id="54" w:author="Unknown Author" w:date="2025-07-06T19:13:00Z">
        <w:r>
          <w:rPr>
            <w:lang w:val="es-ES"/>
          </w:rPr>
          <w:delText xml:space="preserve">) </w:delText>
        </w:r>
      </w:del>
      <w:commentRangeEnd w:id="51"/>
      <w:r>
        <w:rPr>
          <w:rStyle w:val="Refdecomentario"/>
          <w:sz w:val="20"/>
          <w:szCs w:val="24"/>
          <w:lang w:val="es-ES"/>
        </w:rPr>
        <w:commentReference w:id="51"/>
      </w:r>
      <w:r>
        <w:rPr>
          <w:lang w:val="es-ES"/>
        </w:rPr>
        <w:t>que per</w:t>
      </w:r>
      <w:ins w:id="55" w:author="Unknown Author" w:date="2025-07-06T19:13:00Z">
        <w:r>
          <w:rPr>
            <w:lang w:val="es-ES"/>
          </w:rPr>
          <w:t>m</w:t>
        </w:r>
      </w:ins>
      <w:r>
        <w:rPr>
          <w:lang w:val="es-ES"/>
        </w:rPr>
        <w:t xml:space="preserve">iten extender sus funcionalidades a demanda (Thieme, 2018). Particularmente, en el lenguaje de programación R estos paquetes se distribuyen principalmente en </w:t>
      </w:r>
      <w:commentRangeStart w:id="56"/>
      <w:r>
        <w:rPr>
          <w:lang w:val="es-ES"/>
        </w:rPr>
        <w:t>tres repositorios</w:t>
      </w:r>
      <w:commentRangeEnd w:id="56"/>
      <w:r>
        <w:rPr>
          <w:rStyle w:val="Refdecomentario"/>
          <w:sz w:val="20"/>
          <w:szCs w:val="24"/>
          <w:lang w:val="es-ES"/>
        </w:rPr>
        <w:commentReference w:id="56"/>
      </w:r>
      <w:r>
        <w:rPr>
          <w:lang w:val="es-ES"/>
        </w:rPr>
        <w:t xml:space="preserve"> como son </w:t>
      </w:r>
      <w:del w:id="57" w:author="Unknown Author" w:date="2025-07-06T19:15:00Z">
        <w:r>
          <w:rPr>
            <w:lang w:val="es-ES"/>
          </w:rPr>
          <w:delText xml:space="preserve">el </w:delText>
        </w:r>
      </w:del>
      <w:commentRangeStart w:id="58"/>
      <w:r>
        <w:rPr>
          <w:lang w:val="es-ES"/>
        </w:rPr>
        <w:t xml:space="preserve">CRAN, Bioconductor y de una manera mucho menos regulada en GitHub </w:t>
      </w:r>
      <w:commentRangeEnd w:id="58"/>
      <w:r w:rsidR="00BB6297">
        <w:rPr>
          <w:rStyle w:val="Refdecomentario"/>
          <w:sz w:val="20"/>
          <w:szCs w:val="24"/>
          <w:lang w:val="es-ES"/>
        </w:rPr>
        <w:commentReference w:id="58"/>
      </w:r>
      <w:r>
        <w:rPr>
          <w:lang w:val="es-ES"/>
        </w:rPr>
        <w:t>(Plakidas et al., 2017). Debido a la gran cantidad de paquetes en estos repositorios (CRAN posee 22</w:t>
      </w:r>
      <w:commentRangeStart w:id="59"/>
      <w:del w:id="60" w:author="Ignacio Ramos Gutierrez" w:date="2025-07-14T13:11:00Z" w16du:dateUtc="2025-07-14T11:11:00Z">
        <w:r w:rsidRPr="00242110" w:rsidDel="00BA07EA">
          <w:rPr>
            <w:lang w:val="es-ES"/>
          </w:rPr>
          <w:delText>,</w:delText>
        </w:r>
      </w:del>
      <w:ins w:id="61" w:author="Ignacio Ramos Gutierrez" w:date="2025-07-14T13:11:00Z" w16du:dateUtc="2025-07-14T11:11:00Z">
        <w:r w:rsidR="00BA07EA">
          <w:rPr>
            <w:lang w:val="es-ES"/>
          </w:rPr>
          <w:t>.</w:t>
        </w:r>
      </w:ins>
      <w:commentRangeEnd w:id="59"/>
      <w:ins w:id="62" w:author="Ignacio Ramos Gutierrez" w:date="2025-07-14T13:12:00Z" w16du:dateUtc="2025-07-14T11:12:00Z">
        <w:r w:rsidR="00BA07EA">
          <w:rPr>
            <w:rStyle w:val="Refdecomentario"/>
            <w:sz w:val="20"/>
            <w:szCs w:val="24"/>
            <w:lang w:val="es-ES"/>
          </w:rPr>
          <w:commentReference w:id="59"/>
        </w:r>
      </w:ins>
      <w:ins w:id="63" w:author="JULEN ASTIGARRAGA URCELAY" w:date="2025-07-14T15:24:00Z" w16du:dateUtc="2025-07-14T13:24:00Z">
        <w:r w:rsidR="001C76B6">
          <w:rPr>
            <w:lang w:val="es-ES"/>
          </w:rPr>
          <w:t>.</w:t>
        </w:r>
      </w:ins>
      <w:del w:id="64" w:author="JULEN ASTIGARRAGA URCELAY" w:date="2025-07-14T15:24:00Z" w16du:dateUtc="2025-07-14T13:24:00Z">
        <w:r>
          <w:rPr>
            <w:lang w:val="es-ES"/>
          </w:rPr>
          <w:delText>,</w:delText>
        </w:r>
      </w:del>
      <w:r>
        <w:rPr>
          <w:lang w:val="es-ES"/>
        </w:rPr>
        <w:t xml:space="preserve">403 paquetes y Bioconductor posee </w:t>
      </w:r>
      <w:ins w:id="65" w:author="Ignacio Ramos Gutierrez" w:date="2026-03-21T18:23:00Z" w16du:dateUtc="2026-03-21T17:23:00Z">
        <w:r w:rsidRPr="00242110">
          <w:rPr>
            <w:lang w:val="es-ES"/>
          </w:rPr>
          <w:t>3</w:t>
        </w:r>
      </w:ins>
      <w:ins w:id="66" w:author="Ignacio Ramos Gutierrez" w:date="2025-07-14T12:19:00Z" w16du:dateUtc="2025-07-14T10:19:00Z">
        <w:r w:rsidR="00571115">
          <w:rPr>
            <w:lang w:val="es-ES"/>
          </w:rPr>
          <w:t>,</w:t>
        </w:r>
      </w:ins>
      <w:ins w:id="67" w:author="Ignacio Ramos Gutierrez" w:date="2026-03-21T18:23:00Z" w16du:dateUtc="2026-03-21T17:23:00Z">
        <w:r w:rsidRPr="00242110">
          <w:rPr>
            <w:lang w:val="es-ES"/>
          </w:rPr>
          <w:t>731</w:t>
        </w:r>
      </w:ins>
      <w:del w:id="68" w:author="Ignacio Ramos Gutierrez" w:date="2026-03-21T18:23:00Z" w16du:dateUtc="2026-03-21T17:23:00Z">
        <w:r>
          <w:rPr>
            <w:lang w:val="es-ES"/>
          </w:rPr>
          <w:delText>3731</w:delText>
        </w:r>
      </w:del>
      <w:r>
        <w:rPr>
          <w:lang w:val="es-ES"/>
        </w:rPr>
        <w:t xml:space="preserve"> paquetes especializados en bioinformática), se han creado aproximaciones de sistematización y categorización de estas herramientas, en las que los paquetes son agrupados por temáticas y/o usos particulares. En el repositorio CRAN existen los </w:t>
      </w:r>
      <w:r>
        <w:rPr>
          <w:i/>
          <w:iCs/>
          <w:lang w:val="es-ES"/>
        </w:rPr>
        <w:t>CRAN TASK VIEWS</w:t>
      </w:r>
      <w:r>
        <w:rPr>
          <w:lang w:val="es-ES"/>
        </w:rPr>
        <w:t xml:space="preserve"> (</w:t>
      </w:r>
      <w:r>
        <w:fldChar w:fldCharType="begin"/>
      </w:r>
      <w:r>
        <w:rPr>
          <w:rPrChange w:id="69" w:author="Ignacio Ramos Gutierrez" w:date="2026-03-21T18:23:00Z" w16du:dateUtc="2026-03-21T17:23:00Z">
            <w:rPr>
              <w:lang w:val="es-ES"/>
            </w:rPr>
          </w:rPrChange>
        </w:rPr>
        <w:instrText>HYPERLINK "https://cran.r-project.org/web/views/" \h</w:instrText>
      </w:r>
      <w:r>
        <w:fldChar w:fldCharType="separate"/>
      </w:r>
      <w:r w:rsidRPr="00242110">
        <w:rPr>
          <w:rStyle w:val="Hipervnculo"/>
          <w:rPrChange w:id="70" w:author="Ignacio Ramos Gutierrez" w:date="2026-03-21T18:23:00Z" w16du:dateUtc="2026-03-21T17:23:00Z">
            <w:rPr>
              <w:rStyle w:val="Hipervnculo"/>
              <w:lang w:val="es-ES"/>
            </w:rPr>
          </w:rPrChange>
        </w:rPr>
        <w:t>https://cran.r-project.org/web/views/</w:t>
      </w:r>
      <w:r>
        <w:fldChar w:fldCharType="end"/>
      </w:r>
      <w:r>
        <w:rPr>
          <w:lang w:val="es-ES"/>
        </w:rPr>
        <w:t xml:space="preserve">) con 48 disciplinas como agricultura, econometría, meta-análisis, etc. En Bioconductor, existen los </w:t>
      </w:r>
      <w:r>
        <w:rPr>
          <w:i/>
          <w:iCs/>
          <w:lang w:val="es-ES"/>
        </w:rPr>
        <w:t>BiocViews</w:t>
      </w:r>
      <w:r>
        <w:rPr>
          <w:lang w:val="es-ES"/>
        </w:rPr>
        <w:t xml:space="preserve"> (</w:t>
      </w:r>
      <w:r>
        <w:fldChar w:fldCharType="begin"/>
      </w:r>
      <w:r>
        <w:rPr>
          <w:rPrChange w:id="71" w:author="Ignacio Ramos Gutierrez" w:date="2026-03-21T18:23:00Z" w16du:dateUtc="2026-03-21T17:23:00Z">
            <w:rPr>
              <w:lang w:val="es-ES"/>
            </w:rPr>
          </w:rPrChange>
        </w:rPr>
        <w:instrText>HYPERLINK "https://www.bioconductor.org/packages/release/BiocViews.html" \h</w:instrText>
      </w:r>
      <w:r>
        <w:fldChar w:fldCharType="separate"/>
      </w:r>
      <w:r w:rsidRPr="00242110">
        <w:rPr>
          <w:rStyle w:val="Hipervnculo"/>
          <w:rPrChange w:id="72" w:author="Ignacio Ramos Gutierrez" w:date="2026-03-21T18:23:00Z" w16du:dateUtc="2026-03-21T17:23:00Z">
            <w:rPr>
              <w:rStyle w:val="Hipervnculo"/>
              <w:lang w:val="es-ES"/>
            </w:rPr>
          </w:rPrChange>
        </w:rPr>
        <w:t>https://www.bioconductor.org/packages/release/BiocViews.html</w:t>
      </w:r>
      <w:r>
        <w:fldChar w:fldCharType="end"/>
      </w:r>
      <w:r>
        <w:rPr>
          <w:lang w:val="es-ES"/>
        </w:rPr>
        <w:t xml:space="preserve">) que son un sistema jerárquico de </w:t>
      </w:r>
      <w:commentRangeStart w:id="73"/>
      <w:r>
        <w:rPr>
          <w:lang w:val="es-ES"/>
        </w:rPr>
        <w:t xml:space="preserve">(taxonomía) anotación </w:t>
      </w:r>
      <w:commentRangeEnd w:id="73"/>
      <w:r w:rsidR="006378D6">
        <w:rPr>
          <w:rStyle w:val="Refdecomentario"/>
          <w:sz w:val="20"/>
          <w:szCs w:val="24"/>
          <w:lang w:val="es-ES"/>
        </w:rPr>
        <w:commentReference w:id="73"/>
      </w:r>
      <w:r>
        <w:rPr>
          <w:lang w:val="es-ES"/>
        </w:rPr>
        <w:t>en la que los paquetes se agrupan en catálogos según palabras clave de búsqueda. Sin embargo, una gran cantidad de desarrollo de software está fuera de estos repositorios (prin</w:t>
      </w:r>
      <w:ins w:id="74" w:author="Unknown Author" w:date="2025-07-06T19:19:00Z">
        <w:r>
          <w:rPr>
            <w:lang w:val="es-ES"/>
          </w:rPr>
          <w:t>c</w:t>
        </w:r>
      </w:ins>
      <w:r>
        <w:rPr>
          <w:lang w:val="es-ES"/>
        </w:rPr>
        <w:t>ipalmente en GitHub) y muchas veces contienen paquetes muy interesantes.</w:t>
      </w:r>
      <w:del w:id="75" w:author="Claudia Fernández Ruiz" w:date="2026-03-21T18:21:00Z" w16du:dateUtc="2026-03-21T17:21:00Z">
        <w:r>
          <w:rPr>
            <w:lang w:val="es-ES"/>
          </w:rPr>
          <w:delText>X</w:delText>
        </w:r>
      </w:del>
    </w:p>
    <w:p w14:paraId="1E044B20" w14:textId="77777777" w:rsidR="007F76E0" w:rsidRPr="00103CF4" w:rsidRDefault="00000000">
      <w:pPr>
        <w:pStyle w:val="Textoindependiente"/>
        <w:rPr>
          <w:lang w:val="es-ES"/>
        </w:rPr>
      </w:pPr>
      <w:r>
        <w:rPr>
          <w:lang w:val="es-ES"/>
        </w:rPr>
        <w:t xml:space="preserve">Tanto para </w:t>
      </w:r>
      <w:del w:id="76" w:author="Ignacio Ramos Gutierrez" w:date="2025-07-14T12:19:00Z" w16du:dateUtc="2025-07-14T10:19:00Z">
        <w:r w:rsidRPr="00242110" w:rsidDel="00571115">
          <w:rPr>
            <w:lang w:val="es-ES"/>
          </w:rPr>
          <w:delText xml:space="preserve">quién </w:delText>
        </w:r>
      </w:del>
      <w:ins w:id="77" w:author="Ignacio Ramos Gutierrez" w:date="2025-07-14T12:19:00Z" w16du:dateUtc="2025-07-14T10:19:00Z">
        <w:r w:rsidR="00571115" w:rsidRPr="00242110">
          <w:rPr>
            <w:lang w:val="es-ES"/>
          </w:rPr>
          <w:t>qui</w:t>
        </w:r>
        <w:r w:rsidR="00571115">
          <w:rPr>
            <w:lang w:val="es-ES"/>
          </w:rPr>
          <w:t>e</w:t>
        </w:r>
        <w:r w:rsidR="00571115" w:rsidRPr="00242110">
          <w:rPr>
            <w:lang w:val="es-ES"/>
          </w:rPr>
          <w:t>n</w:t>
        </w:r>
      </w:ins>
      <w:ins w:id="78" w:author="Claudia Fernández Ruiz" w:date="2026-03-21T18:21:00Z" w16du:dateUtc="2026-03-21T17:21:00Z">
        <w:r w:rsidR="00E0739C" w:rsidRPr="001F00DE">
          <w:rPr>
            <w:lang w:val="es-ES"/>
          </w:rPr>
          <w:t>quién</w:t>
        </w:r>
      </w:ins>
      <w:del w:id="79" w:author="Claudia Fernández Ruiz" w:date="2026-03-21T18:21:00Z" w16du:dateUtc="2026-03-21T17:21:00Z">
        <w:r>
          <w:rPr>
            <w:lang w:val="es-ES"/>
          </w:rPr>
          <w:delText>qui</w:delText>
        </w:r>
      </w:del>
      <w:ins w:id="80" w:author="Unknown Author" w:date="2025-07-06T19:19:00Z">
        <w:r>
          <w:rPr>
            <w:lang w:val="es-ES"/>
          </w:rPr>
          <w:t>e</w:t>
        </w:r>
      </w:ins>
      <w:del w:id="81" w:author="Unknown Author" w:date="2025-07-06T19:19:00Z">
        <w:r>
          <w:rPr>
            <w:lang w:val="es-ES"/>
          </w:rPr>
          <w:delText>é</w:delText>
        </w:r>
      </w:del>
      <w:del w:id="82" w:author="Claudia Fernández Ruiz" w:date="2026-03-21T18:21:00Z" w16du:dateUtc="2026-03-21T17:21:00Z">
        <w:r>
          <w:rPr>
            <w:lang w:val="es-ES"/>
          </w:rPr>
          <w:delText>n</w:delText>
        </w:r>
      </w:del>
      <w:ins w:id="83" w:author="Ignacio Ramos Gutierrez" w:date="2025-07-14T12:19:00Z" w16du:dateUtc="2025-07-14T10:19:00Z">
        <w:r>
          <w:rPr>
            <w:lang w:val="es-ES"/>
          </w:rPr>
          <w:t xml:space="preserve"> </w:t>
        </w:r>
      </w:ins>
      <w:r>
        <w:rPr>
          <w:lang w:val="es-ES"/>
        </w:rPr>
        <w:t xml:space="preserve">desea generar un paquete nuevo, como para </w:t>
      </w:r>
      <w:del w:id="84" w:author="Ignacio Ramos Gutierrez" w:date="2025-07-14T12:19:00Z" w16du:dateUtc="2025-07-14T10:19:00Z">
        <w:r w:rsidRPr="00242110" w:rsidDel="00571115">
          <w:rPr>
            <w:lang w:val="es-ES"/>
          </w:rPr>
          <w:delText>quiénes</w:delText>
        </w:r>
      </w:del>
      <w:ins w:id="85" w:author="Ignacio Ramos Gutierrez" w:date="2025-07-14T12:19:00Z" w16du:dateUtc="2025-07-14T10:19:00Z">
        <w:r w:rsidR="00571115" w:rsidRPr="00242110">
          <w:rPr>
            <w:lang w:val="es-ES"/>
          </w:rPr>
          <w:t>quienes</w:t>
        </w:r>
      </w:ins>
      <w:del w:id="86" w:author="Ignacio Ramos Gutierrez" w:date="2026-03-21T18:23:00Z" w16du:dateUtc="2026-03-21T17:23:00Z">
        <w:r>
          <w:rPr>
            <w:lang w:val="es-ES"/>
          </w:rPr>
          <w:delText>qui</w:delText>
        </w:r>
      </w:del>
      <w:ins w:id="87" w:author="Unknown Author" w:date="2025-07-06T19:20:00Z">
        <w:r>
          <w:rPr>
            <w:lang w:val="es-ES"/>
          </w:rPr>
          <w:t>e</w:t>
        </w:r>
      </w:ins>
      <w:del w:id="88" w:author="Unknown Author" w:date="2025-07-06T19:20:00Z">
        <w:r>
          <w:rPr>
            <w:lang w:val="es-ES"/>
          </w:rPr>
          <w:delText>é</w:delText>
        </w:r>
      </w:del>
      <w:del w:id="89" w:author="Ignacio Ramos Gutierrez" w:date="2026-03-21T18:23:00Z" w16du:dateUtc="2026-03-21T17:23:00Z">
        <w:r>
          <w:rPr>
            <w:lang w:val="es-ES"/>
          </w:rPr>
          <w:delText>nes</w:delText>
        </w:r>
      </w:del>
      <w:r>
        <w:rPr>
          <w:lang w:val="es-ES"/>
        </w:rPr>
        <w:t xml:space="preserve"> buscan realizar una investigación sistemática de las herramientas existentes, el poder generar búsquedas </w:t>
      </w:r>
      <w:commentRangeStart w:id="90"/>
      <w:r>
        <w:rPr>
          <w:lang w:val="es-ES"/>
        </w:rPr>
        <w:t xml:space="preserve">sistemáticas </w:t>
      </w:r>
      <w:commentRangeEnd w:id="90"/>
      <w:r w:rsidR="00571115">
        <w:rPr>
          <w:rStyle w:val="Refdecomentario"/>
          <w:sz w:val="20"/>
          <w:szCs w:val="24"/>
          <w:lang w:val="es-ES"/>
        </w:rPr>
        <w:commentReference w:id="90"/>
      </w:r>
      <w:r>
        <w:rPr>
          <w:lang w:val="es-ES"/>
        </w:rPr>
        <w:t xml:space="preserve">es de gran ayuda. Así, existe una plataforma web </w:t>
      </w:r>
      <w:r>
        <w:rPr>
          <w:rStyle w:val="VerbatimChar"/>
          <w:lang w:val="es-ES"/>
        </w:rPr>
        <w:t>libraries.io</w:t>
      </w:r>
      <w:r>
        <w:rPr>
          <w:lang w:val="es-ES"/>
        </w:rPr>
        <w:t xml:space="preserve"> (</w:t>
      </w:r>
      <w:commentRangeStart w:id="91"/>
      <w:r>
        <w:rPr>
          <w:lang w:val="es-ES"/>
        </w:rPr>
        <w:t>Libraries.io, n.d</w:t>
      </w:r>
      <w:commentRangeEnd w:id="91"/>
      <w:r w:rsidR="00571115">
        <w:rPr>
          <w:rStyle w:val="Refdecomentario"/>
          <w:sz w:val="20"/>
          <w:szCs w:val="24"/>
          <w:lang w:val="es-ES"/>
        </w:rPr>
        <w:commentReference w:id="91"/>
      </w:r>
      <w:r>
        <w:rPr>
          <w:lang w:val="es-ES"/>
        </w:rPr>
        <w:t>.), que permite buscar pa</w:t>
      </w:r>
      <w:r>
        <w:rPr>
          <w:lang w:val="es-ES"/>
        </w:rPr>
        <w:lastRenderedPageBreak/>
        <w:t xml:space="preserve">quetes de más de </w:t>
      </w:r>
      <w:commentRangeStart w:id="92"/>
      <w:r>
        <w:rPr>
          <w:lang w:val="es-ES"/>
        </w:rPr>
        <w:t xml:space="preserve">32 repositorios. </w:t>
      </w:r>
      <w:commentRangeEnd w:id="92"/>
      <w:r w:rsidR="00B24C0B">
        <w:rPr>
          <w:rStyle w:val="Refdecomentario"/>
          <w:sz w:val="20"/>
          <w:szCs w:val="24"/>
          <w:lang w:val="es-ES"/>
        </w:rPr>
        <w:commentReference w:id="92"/>
      </w:r>
      <w:r>
        <w:rPr>
          <w:lang w:val="es-ES"/>
        </w:rPr>
        <w:t>Sin embargo, en esta plataforma solo se encuentra información de los paquetes disponibles en CRAN (no existe implementación de Bioconductor ni de GitHub) y no se sistematiza la información de los paquetes. En este sentido, se han realizado esfuerzos por consultar y analizar los diferentes repositorios como CRAN y Bioconductor (Plakidas et al., 2017), o bien conectando con la API de GitHub para analizar las tendencias temporales de las funciones disponibles (Staples, 2023). Sin embargo, estos esfuerzos responden preguntas científicas específicas y no realizan una revisión sistemática de las herramientas.</w:t>
      </w:r>
    </w:p>
    <w:p w14:paraId="25C2BC14" w14:textId="77777777" w:rsidR="007F76E0" w:rsidRDefault="00000000">
      <w:pPr>
        <w:pStyle w:val="Textoindependiente"/>
        <w:rPr>
          <w:ins w:id="93" w:author="Ignacio Ramos Gutierrez" w:date="2025-07-14T12:42:00Z" w16du:dateUtc="2025-07-14T10:42:00Z"/>
          <w:lang w:val="es-ES"/>
        </w:rPr>
      </w:pPr>
      <w:r>
        <w:rPr>
          <w:lang w:val="es-ES"/>
        </w:rPr>
        <w:t xml:space="preserve">Así, tanto </w:t>
      </w:r>
      <w:del w:id="94" w:author="Unknown Author" w:date="2025-07-06T19:21:00Z">
        <w:r>
          <w:rPr>
            <w:lang w:val="es-ES"/>
          </w:rPr>
          <w:delText xml:space="preserve">como </w:delText>
        </w:r>
      </w:del>
      <w:r>
        <w:rPr>
          <w:lang w:val="es-ES"/>
        </w:rPr>
        <w:t xml:space="preserve">para </w:t>
      </w:r>
      <w:ins w:id="95" w:author="Ignacio Ramos Gutierrez" w:date="2026-03-21T18:23:00Z" w16du:dateUtc="2026-03-21T17:23:00Z">
        <w:r w:rsidRPr="00242110">
          <w:rPr>
            <w:lang w:val="es-ES"/>
          </w:rPr>
          <w:t>quién</w:t>
        </w:r>
      </w:ins>
      <w:ins w:id="96" w:author="Claudia Fernández Ruiz" w:date="2026-03-21T18:21:00Z" w16du:dateUtc="2026-03-21T17:21:00Z">
        <w:r w:rsidR="00E0739C" w:rsidRPr="001F00DE">
          <w:rPr>
            <w:lang w:val="es-ES"/>
          </w:rPr>
          <w:t>quién</w:t>
        </w:r>
      </w:ins>
      <w:del w:id="97" w:author="Claudia Fernández Ruiz" w:date="2026-03-21T18:21:00Z" w16du:dateUtc="2026-03-21T17:21:00Z">
        <w:r>
          <w:rPr>
            <w:lang w:val="es-ES"/>
          </w:rPr>
          <w:delText>qui</w:delText>
        </w:r>
      </w:del>
      <w:ins w:id="98" w:author="Unknown Author" w:date="2025-07-06T19:21:00Z">
        <w:r>
          <w:rPr>
            <w:lang w:val="es-ES"/>
          </w:rPr>
          <w:t>e</w:t>
        </w:r>
      </w:ins>
      <w:del w:id="99" w:author="Unknown Author" w:date="2025-07-06T19:21:00Z">
        <w:r>
          <w:rPr>
            <w:lang w:val="es-ES"/>
          </w:rPr>
          <w:delText>é</w:delText>
        </w:r>
      </w:del>
      <w:del w:id="100" w:author="Claudia Fernández Ruiz" w:date="2026-03-21T18:21:00Z" w16du:dateUtc="2026-03-21T17:21:00Z">
        <w:r>
          <w:rPr>
            <w:lang w:val="es-ES"/>
          </w:rPr>
          <w:delText>n</w:delText>
        </w:r>
      </w:del>
      <w:r>
        <w:rPr>
          <w:lang w:val="es-ES"/>
        </w:rPr>
        <w:t xml:space="preserve"> desea explorar los paquetes existentes</w:t>
      </w:r>
      <w:del w:id="101" w:author="Unknown Author" w:date="2025-07-06T19:21:00Z">
        <w:r>
          <w:rPr>
            <w:lang w:val="es-ES"/>
          </w:rPr>
          <w:delText>,</w:delText>
        </w:r>
      </w:del>
      <w:r>
        <w:rPr>
          <w:lang w:val="es-ES"/>
        </w:rPr>
        <w:t xml:space="preserve">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Bioconductor, GitHub) donde encontramos paquetes para el lenguaje de programación R.</w:t>
      </w:r>
    </w:p>
    <w:p w14:paraId="07126E4C" w14:textId="77777777" w:rsidR="00BA4B75" w:rsidRPr="00242110" w:rsidRDefault="00BA4B75">
      <w:pPr>
        <w:pStyle w:val="Textoindependiente"/>
        <w:rPr>
          <w:ins w:id="102" w:author="Ignacio Ramos Gutierrez" w:date="2026-03-21T18:23:00Z" w16du:dateUtc="2026-03-21T17:23:00Z"/>
          <w:lang w:val="es-ES"/>
        </w:rPr>
      </w:pPr>
    </w:p>
    <w:p w14:paraId="3AB6209C" w14:textId="77777777" w:rsidR="007F76E0" w:rsidRDefault="00000000">
      <w:pPr>
        <w:pStyle w:val="Ttulo2"/>
        <w:rPr>
          <w:lang w:val="es-ES"/>
        </w:rPr>
      </w:pPr>
      <w:bookmarkStart w:id="103" w:name="consultando-cran"/>
      <w:commentRangeStart w:id="104"/>
      <w:r>
        <w:rPr>
          <w:lang w:val="es-ES"/>
        </w:rPr>
        <w:t>Consultando CRAN</w:t>
      </w:r>
      <w:commentRangeEnd w:id="104"/>
      <w:r w:rsidR="002D33AC">
        <w:rPr>
          <w:rStyle w:val="Refdecomentario"/>
          <w:sz w:val="20"/>
          <w:szCs w:val="32"/>
          <w:lang w:val="es-ES"/>
        </w:rPr>
        <w:commentReference w:id="104"/>
      </w:r>
    </w:p>
    <w:p w14:paraId="780DD63D" w14:textId="77777777" w:rsidR="007F76E0" w:rsidRPr="00103CF4" w:rsidRDefault="00000000">
      <w:pPr>
        <w:rPr>
          <w:lang w:val="es-ES"/>
        </w:rPr>
      </w:pPr>
      <w:r>
        <w:rPr>
          <w:lang w:val="es-ES"/>
        </w:rPr>
        <w:t xml:space="preserve">El repositorio CRAN puede consultarse usando la función </w:t>
      </w:r>
      <w:r>
        <w:rPr>
          <w:rStyle w:val="VerbatimChar"/>
          <w:lang w:val="es-ES"/>
        </w:rPr>
        <w:t>CRAN_package_db()</w:t>
      </w:r>
      <w:r>
        <w:rPr>
          <w:lang w:val="es-ES"/>
        </w:rPr>
        <w:t xml:space="preserve"> del paquete </w:t>
      </w:r>
      <w:r>
        <w:rPr>
          <w:rStyle w:val="VerbatimChar"/>
          <w:lang w:val="es-ES"/>
        </w:rPr>
        <w:t>tools</w:t>
      </w:r>
      <w:r>
        <w:rPr>
          <w:lang w:val="es-ES"/>
        </w:rPr>
        <w:t xml:space="preserve"> (R Core Team, 2025). Así, obtenemos un </w:t>
      </w:r>
      <w:r>
        <w:rPr>
          <w:rStyle w:val="VerbatimChar"/>
          <w:lang w:val="es-ES"/>
        </w:rPr>
        <w:t>data.frame</w:t>
      </w:r>
      <w:r>
        <w:rPr>
          <w:lang w:val="es-ES"/>
        </w:rPr>
        <w:t xml:space="preserve"> con 22</w:t>
      </w:r>
      <w:del w:id="105" w:author="Ignacio Ramos Gutierrez" w:date="2025-07-14T13:43:00Z" w16du:dateUtc="2025-07-14T11:43:00Z">
        <w:r w:rsidRPr="00242110" w:rsidDel="009A46F7">
          <w:rPr>
            <w:lang w:val="es-ES"/>
          </w:rPr>
          <w:delText>,</w:delText>
        </w:r>
      </w:del>
      <w:ins w:id="106" w:author="Ignacio Ramos Gutierrez" w:date="2025-07-14T13:43:00Z" w16du:dateUtc="2025-07-14T11:43:00Z">
        <w:r w:rsidR="009A46F7">
          <w:rPr>
            <w:lang w:val="es-ES"/>
          </w:rPr>
          <w:t>.</w:t>
        </w:r>
      </w:ins>
      <w:ins w:id="107" w:author="JULEN ASTIGARRAGA URCELAY" w:date="2025-07-14T15:33:00Z" w16du:dateUtc="2025-07-14T13:33:00Z">
        <w:r w:rsidR="006F3BEE">
          <w:rPr>
            <w:lang w:val="es-ES"/>
          </w:rPr>
          <w:t>.</w:t>
        </w:r>
      </w:ins>
      <w:del w:id="108" w:author="JULEN ASTIGARRAGA URCELAY" w:date="2025-07-14T15:33:00Z" w16du:dateUtc="2025-07-14T13:33:00Z">
        <w:r>
          <w:rPr>
            <w:lang w:val="es-ES"/>
          </w:rPr>
          <w:delText>,</w:delText>
        </w:r>
      </w:del>
      <w:r>
        <w:rPr>
          <w:lang w:val="es-ES"/>
        </w:rPr>
        <w:t xml:space="preserve">446 filas (los paquetes de R en CRAN al momento de la consulta) y con 69 variables o atributos (columnas) que describen las propiedades de estos paquetes. Así, </w:t>
      </w:r>
      <w:commentRangeStart w:id="109"/>
      <w:r>
        <w:rPr>
          <w:lang w:val="es-ES"/>
        </w:rPr>
        <w:t xml:space="preserve">la búsqueda sistemática se </w:t>
      </w:r>
      <w:commentRangeStart w:id="110"/>
      <w:r>
        <w:rPr>
          <w:lang w:val="es-ES"/>
        </w:rPr>
        <w:t xml:space="preserve">realizaría mediante la función </w:t>
      </w:r>
      <w:r>
        <w:rPr>
          <w:rStyle w:val="VerbatimChar"/>
          <w:lang w:val="es-ES"/>
        </w:rPr>
        <w:t>grepl()</w:t>
      </w:r>
      <w:r>
        <w:rPr>
          <w:lang w:val="es-ES"/>
        </w:rPr>
        <w:t xml:space="preserve">, </w:t>
      </w:r>
      <w:commentRangeEnd w:id="110"/>
      <w:r w:rsidR="0063432B">
        <w:rPr>
          <w:rStyle w:val="Refdecomentario"/>
          <w:sz w:val="20"/>
          <w:szCs w:val="24"/>
          <w:lang w:val="es-ES"/>
        </w:rPr>
        <w:commentReference w:id="110"/>
      </w:r>
      <w:r>
        <w:rPr>
          <w:lang w:val="es-ES"/>
        </w:rPr>
        <w:t xml:space="preserve">que permite crear nuestra consulta o </w:t>
      </w:r>
      <w:r>
        <w:rPr>
          <w:i/>
          <w:iCs/>
          <w:lang w:val="es-ES"/>
        </w:rPr>
        <w:t>«query»</w:t>
      </w:r>
      <w:r>
        <w:rPr>
          <w:lang w:val="es-ES"/>
        </w:rPr>
        <w:t>. Esta «query» la aplicaremos (a modo de ejemplo) tanto en el nombre del paquete como en el título y en la descripción</w:t>
      </w:r>
      <w:commentRangeEnd w:id="109"/>
      <w:r>
        <w:rPr>
          <w:rStyle w:val="Refdecomentario"/>
          <w:sz w:val="20"/>
          <w:szCs w:val="24"/>
          <w:lang w:val="es-ES"/>
        </w:rPr>
        <w:commentReference w:id="109"/>
      </w:r>
      <w:r>
        <w:rPr>
          <w:lang w:val="es-ES"/>
        </w:rPr>
        <w:t>. Así, nos aseguramos que las palabras claves a buscar sean encontradas en alguna sección importante del paquete.</w:t>
      </w:r>
    </w:p>
    <w:p w14:paraId="45E0CCA2" w14:textId="77777777" w:rsidR="007F76E0" w:rsidRDefault="00000000">
      <w:pPr>
        <w:pStyle w:val="Textoindependiente"/>
        <w:rPr>
          <w:lang w:val="es-ES"/>
        </w:rPr>
      </w:pPr>
      <w:r>
        <w:rPr>
          <w:lang w:val="es-ES"/>
        </w:rPr>
        <w:t>A continuación</w:t>
      </w:r>
      <w:ins w:id="111" w:author="JULEN ASTIGARRAGA URCELAY" w:date="2025-07-14T15:34:00Z" w16du:dateUtc="2025-07-14T13:34:00Z">
        <w:r w:rsidR="00290E61">
          <w:rPr>
            <w:lang w:val="es-ES"/>
          </w:rPr>
          <w:t>,</w:t>
        </w:r>
      </w:ins>
      <w:r>
        <w:rPr>
          <w:lang w:val="es-ES"/>
        </w:rPr>
        <w:t xml:space="preserve"> se muestra una consulta para encontrar todos los paquetes relacionados con las palabras clave </w:t>
      </w:r>
      <w:r>
        <w:rPr>
          <w:i/>
          <w:iCs/>
          <w:lang w:val="es-ES"/>
        </w:rPr>
        <w:t>«</w:t>
      </w:r>
      <w:ins w:id="112" w:author="Ignacio Ramos Gutierrez" w:date="2026-03-21T18:23:00Z" w16du:dateUtc="2026-03-21T17:23:00Z">
        <w:r w:rsidRPr="00242110">
          <w:rPr>
            <w:i/>
            <w:iCs/>
            <w:lang w:val="es-ES"/>
          </w:rPr>
          <w:t>aligment</w:t>
        </w:r>
      </w:ins>
      <w:del w:id="113" w:author="Ignacio Ramos Gutierrez" w:date="2026-03-21T18:23:00Z" w16du:dateUtc="2026-03-21T17:23:00Z">
        <w:r>
          <w:rPr>
            <w:i/>
            <w:iCs/>
            <w:lang w:val="es-ES"/>
          </w:rPr>
          <w:delText>alig</w:delText>
        </w:r>
      </w:del>
      <w:ins w:id="114" w:author="Unknown Author" w:date="2025-07-06T19:36:00Z">
        <w:r>
          <w:rPr>
            <w:i/>
            <w:iCs/>
            <w:lang w:val="es-ES"/>
          </w:rPr>
          <w:t>n</w:t>
        </w:r>
      </w:ins>
      <w:del w:id="115" w:author="Ignacio Ramos Gutierrez" w:date="2026-03-21T18:23:00Z" w16du:dateUtc="2026-03-21T17:23:00Z">
        <w:r>
          <w:rPr>
            <w:i/>
            <w:iCs/>
            <w:lang w:val="es-ES"/>
          </w:rPr>
          <w:delText>ment</w:delText>
        </w:r>
      </w:del>
      <w:r>
        <w:rPr>
          <w:i/>
          <w:iCs/>
          <w:lang w:val="es-ES"/>
        </w:rPr>
        <w:t>»</w:t>
      </w:r>
      <w:r>
        <w:rPr>
          <w:lang w:val="es-ES"/>
        </w:rPr>
        <w:t xml:space="preserve"> and </w:t>
      </w:r>
      <w:r>
        <w:rPr>
          <w:i/>
          <w:iCs/>
          <w:lang w:val="es-ES"/>
        </w:rPr>
        <w:t>«pipeline»</w:t>
      </w:r>
      <w:r>
        <w:rPr>
          <w:lang w:val="es-ES"/>
        </w:rPr>
        <w:t xml:space="preserve"> siguiendo el siguiente </w:t>
      </w:r>
      <w:r>
        <w:rPr>
          <w:b/>
          <w:bCs/>
          <w:lang w:val="es-ES"/>
        </w:rPr>
        <w:t>motor de búsqueda</w:t>
      </w:r>
      <w:r>
        <w:rPr>
          <w:lang w:val="es-ES"/>
        </w:rPr>
        <w:t>:</w:t>
      </w:r>
    </w:p>
    <w:p w14:paraId="5C174109" w14:textId="77777777" w:rsidR="007F76E0" w:rsidRDefault="00000000">
      <w:r w:rsidRPr="00F44888">
        <w:rPr>
          <w:rStyle w:val="VerbatimChar"/>
        </w:rPr>
        <w:t>(alignment OR sequence alignment OR multiple alignment) AND (pipeline OR workflow OR nextflow OR reproducible workflow OR workflow automation)</w:t>
      </w:r>
    </w:p>
    <w:p w14:paraId="0326DC7A" w14:textId="77777777" w:rsidR="007F76E0" w:rsidRDefault="00000000">
      <w:pPr>
        <w:rPr>
          <w:lang w:val="es-ES"/>
        </w:rPr>
      </w:pPr>
      <w:r>
        <w:rPr>
          <w:lang w:val="es-ES"/>
        </w:rPr>
        <w:t>Para aplicar esta consulta en nuestro conjunto de datos deberíamos ejecutar:</w:t>
      </w:r>
    </w:p>
    <w:p w14:paraId="04E4DE82" w14:textId="77777777" w:rsidR="007F76E0" w:rsidRPr="00103CF4" w:rsidRDefault="00000000">
      <w:pPr>
        <w:pStyle w:val="SourceCode"/>
        <w:rPr>
          <w:lang w:val="es-ES"/>
        </w:rPr>
      </w:pPr>
      <w:commentRangeStart w:id="116"/>
      <w:r>
        <w:rPr>
          <w:rStyle w:val="VerbatimChar"/>
          <w:lang w:val="es-ES"/>
        </w:rPr>
        <w:t xml:space="preserve"># Cargamos </w:t>
      </w:r>
      <w:commentRangeEnd w:id="116"/>
      <w:r w:rsidR="009A5237">
        <w:rPr>
          <w:rStyle w:val="Refdecomentario"/>
          <w:sz w:val="20"/>
          <w:szCs w:val="24"/>
          <w:shd w:val="clear" w:color="auto" w:fill="F8F8F8"/>
          <w:lang w:val="es-ES"/>
        </w:rPr>
        <w:commentReference w:id="116"/>
      </w:r>
      <w:r>
        <w:rPr>
          <w:rStyle w:val="VerbatimChar"/>
          <w:lang w:val="es-ES"/>
        </w:rPr>
        <w:t>el listado de paquetes desde CRAN</w:t>
      </w:r>
      <w:r>
        <w:rPr>
          <w:lang w:val="es-ES"/>
        </w:rPr>
        <w:br/>
      </w:r>
      <w:r>
        <w:rPr>
          <w:rStyle w:val="VerbatimChar"/>
          <w:lang w:val="es-ES"/>
        </w:rPr>
        <w:t>cran &lt;- tools::CRAN_package_db() %&gt;% tibble::as_tibble()</w:t>
      </w:r>
      <w:r>
        <w:rPr>
          <w:lang w:val="es-ES"/>
        </w:rPr>
        <w:br/>
      </w:r>
      <w:r>
        <w:rPr>
          <w:lang w:val="es-ES"/>
        </w:rPr>
        <w:br/>
      </w:r>
      <w:r>
        <w:rPr>
          <w:rStyle w:val="VerbatimChar"/>
          <w:lang w:val="es-ES"/>
        </w:rPr>
        <w:t># Filtramos según la búsqueda/query usada</w:t>
      </w:r>
      <w:r>
        <w:rPr>
          <w:lang w:val="es-ES"/>
        </w:rPr>
        <w:br/>
      </w:r>
      <w:r>
        <w:rPr>
          <w:rStyle w:val="VerbatimChar"/>
          <w:lang w:val="es-ES"/>
        </w:rPr>
        <w:t xml:space="preserve">cran_filtrado &lt;- </w:t>
      </w:r>
      <w:r>
        <w:rPr>
          <w:lang w:val="es-ES"/>
        </w:rPr>
        <w:br/>
      </w:r>
      <w:r>
        <w:rPr>
          <w:rStyle w:val="VerbatimChar"/>
          <w:lang w:val="es-ES"/>
        </w:rPr>
        <w:t xml:space="preserve">  cran %&gt;%</w:t>
      </w:r>
      <w:r>
        <w:rPr>
          <w:lang w:val="es-ES"/>
        </w:rPr>
        <w:br/>
      </w:r>
      <w:r>
        <w:rPr>
          <w:rStyle w:val="VerbatimChar"/>
          <w:lang w:val="es-ES"/>
        </w:rPr>
        <w:t xml:space="preserve">  mutate(</w:t>
      </w:r>
      <w:r>
        <w:rPr>
          <w:lang w:val="es-ES"/>
        </w:rPr>
        <w:br/>
      </w:r>
      <w:r>
        <w:rPr>
          <w:rStyle w:val="VerbatimChar"/>
          <w:lang w:val="es-ES"/>
        </w:rPr>
        <w:t xml:space="preserve">    text = paste(Package, Title, Description, sep = " "),</w:t>
      </w:r>
      <w:r>
        <w:rPr>
          <w:lang w:val="es-ES"/>
        </w:rPr>
        <w:br/>
      </w:r>
      <w:r>
        <w:rPr>
          <w:rStyle w:val="VerbatimChar"/>
          <w:lang w:val="es-ES"/>
        </w:rPr>
        <w:t xml:space="preserve">    keep = grepl("</w:t>
      </w:r>
      <w:commentRangeStart w:id="117"/>
      <w:r>
        <w:rPr>
          <w:rStyle w:val="VerbatimChar"/>
          <w:lang w:val="es-ES"/>
        </w:rPr>
        <w:t>alignment|s</w:t>
      </w:r>
      <w:commentRangeEnd w:id="117"/>
      <w:r w:rsidR="00485B26">
        <w:rPr>
          <w:rStyle w:val="Refdecomentario"/>
          <w:sz w:val="20"/>
          <w:szCs w:val="24"/>
          <w:shd w:val="clear" w:color="auto" w:fill="F8F8F8"/>
          <w:lang w:val="es-ES"/>
        </w:rPr>
        <w:commentReference w:id="117"/>
      </w:r>
      <w:r>
        <w:rPr>
          <w:rStyle w:val="VerbatimChar"/>
          <w:lang w:val="es-ES"/>
        </w:rPr>
        <w:t xml:space="preserve">equence alignment|multiple alignment", </w:t>
      </w:r>
      <w:r>
        <w:rPr>
          <w:lang w:val="es-ES"/>
        </w:rPr>
        <w:br/>
      </w:r>
      <w:r>
        <w:rPr>
          <w:rStyle w:val="VerbatimChar"/>
          <w:lang w:val="es-ES"/>
        </w:rPr>
        <w:lastRenderedPageBreak/>
        <w:t xml:space="preserve">                 text, ignore.case = TRUE) &amp;</w:t>
      </w:r>
      <w:r>
        <w:rPr>
          <w:lang w:val="es-ES"/>
        </w:rPr>
        <w:br/>
      </w:r>
      <w:r>
        <w:rPr>
          <w:rStyle w:val="VerbatimChar"/>
          <w:lang w:val="es-ES"/>
        </w:rPr>
        <w:t xml:space="preserve">           grepl("pipeline|workflow|nextflow|reproducible workflow|workflow automation", </w:t>
      </w:r>
      <w:r>
        <w:rPr>
          <w:lang w:val="es-ES"/>
        </w:rPr>
        <w:br/>
      </w:r>
      <w:r>
        <w:rPr>
          <w:rStyle w:val="VerbatimChar"/>
          <w:lang w:val="es-ES"/>
        </w:rPr>
        <w:t xml:space="preserve">                 text, ignore.case = TRUE)</w:t>
      </w:r>
      <w:r>
        <w:rPr>
          <w:lang w:val="es-ES"/>
        </w:rPr>
        <w:br/>
      </w:r>
      <w:r>
        <w:rPr>
          <w:rStyle w:val="VerbatimChar"/>
          <w:lang w:val="es-ES"/>
        </w:rPr>
        <w:t xml:space="preserve">  ) %&gt;%</w:t>
      </w:r>
      <w:r>
        <w:rPr>
          <w:lang w:val="es-ES"/>
        </w:rPr>
        <w:br/>
      </w:r>
      <w:r>
        <w:rPr>
          <w:rStyle w:val="VerbatimChar"/>
          <w:lang w:val="es-ES"/>
        </w:rPr>
        <w:t xml:space="preserve">  filter(keep) %&gt;%</w:t>
      </w:r>
      <w:r>
        <w:rPr>
          <w:lang w:val="es-ES"/>
        </w:rPr>
        <w:br/>
      </w:r>
      <w:r>
        <w:rPr>
          <w:rStyle w:val="VerbatimChar"/>
          <w:lang w:val="es-ES"/>
        </w:rPr>
        <w:t xml:space="preserve">  select(-text, -keep)</w:t>
      </w:r>
    </w:p>
    <w:p w14:paraId="5B38DED2" w14:textId="77777777" w:rsidR="007F76E0" w:rsidRPr="00103CF4" w:rsidRDefault="00000000">
      <w:pPr>
        <w:rPr>
          <w:lang w:val="es-ES"/>
        </w:rPr>
      </w:pPr>
      <w:r>
        <w:rPr>
          <w:lang w:val="es-ES"/>
        </w:rPr>
        <w:t xml:space="preserve">En este caso nos encontraríamos con un objeto </w:t>
      </w:r>
      <w:r>
        <w:rPr>
          <w:rStyle w:val="VerbatimChar"/>
          <w:lang w:val="es-ES"/>
        </w:rPr>
        <w:t>tibble</w:t>
      </w:r>
      <w:r>
        <w:rPr>
          <w:lang w:val="es-ES"/>
        </w:rPr>
        <w:t xml:space="preserve"> de 5 filas y las mismas 69 columnas originales de la tabla original de CRAN. Por lo tanto</w:t>
      </w:r>
      <w:ins w:id="118" w:author="JULEN ASTIGARRAGA URCELAY" w:date="2025-07-14T15:36:00Z" w16du:dateUtc="2025-07-14T13:36:00Z">
        <w:r w:rsidR="00EF2A45">
          <w:rPr>
            <w:lang w:val="es-ES"/>
          </w:rPr>
          <w:t>,</w:t>
        </w:r>
      </w:ins>
      <w:r>
        <w:rPr>
          <w:lang w:val="es-ES"/>
        </w:rPr>
        <w:t xml:space="preserve"> tenemos 5 paquetes que coinciden con nuestra búsqueda. Ahora ya podremos calcular algunas estadísticas como por ejemplo el número de paquetes publicados por año o bien el número de descargas realizadas desde el CRAN, usando el paquete </w:t>
      </w:r>
      <w:r>
        <w:rPr>
          <w:rStyle w:val="VerbatimChar"/>
          <w:lang w:val="es-ES"/>
        </w:rPr>
        <w:t>cranlogs</w:t>
      </w:r>
      <w:r>
        <w:rPr>
          <w:lang w:val="es-ES"/>
        </w:rPr>
        <w:t xml:space="preserve"> (Cs’ardi, 2019) </w:t>
      </w:r>
      <w:commentRangeStart w:id="119"/>
      <w:r>
        <w:rPr>
          <w:lang w:val="es-ES"/>
        </w:rPr>
        <w:t xml:space="preserve">(ver la </w:t>
      </w:r>
      <w:commentRangeStart w:id="120"/>
      <w:r>
        <w:rPr>
          <w:lang w:val="es-ES"/>
        </w:rPr>
        <w:t>@ref(fig:fig1)).</w:t>
      </w:r>
      <w:bookmarkEnd w:id="103"/>
      <w:commentRangeEnd w:id="120"/>
      <w:r w:rsidR="005D1E1B" w:rsidRPr="00103CF4">
        <w:rPr>
          <w:rStyle w:val="Refdecomentario"/>
          <w:sz w:val="20"/>
          <w:szCs w:val="24"/>
          <w:lang w:val="es-ES"/>
        </w:rPr>
        <w:commentReference w:id="120"/>
      </w:r>
      <w:commentRangeEnd w:id="119"/>
      <w:r w:rsidR="002F0237" w:rsidRPr="00103CF4">
        <w:rPr>
          <w:rStyle w:val="Refdecomentario"/>
          <w:sz w:val="20"/>
          <w:szCs w:val="24"/>
          <w:lang w:val="es-ES"/>
        </w:rPr>
        <w:commentReference w:id="119"/>
      </w:r>
    </w:p>
    <w:p w14:paraId="2FC8F499" w14:textId="77777777" w:rsidR="007F76E0" w:rsidRDefault="00000000">
      <w:pPr>
        <w:pStyle w:val="Ttulo2"/>
        <w:rPr>
          <w:lang w:val="es-ES"/>
        </w:rPr>
      </w:pPr>
      <w:bookmarkStart w:id="121" w:name="consultando-bioconductor"/>
      <w:r>
        <w:rPr>
          <w:lang w:val="es-ES"/>
        </w:rPr>
        <w:t>Consultando Bioconductor</w:t>
      </w:r>
    </w:p>
    <w:p w14:paraId="4B5C65BA" w14:textId="77777777" w:rsidR="007F76E0" w:rsidRPr="00103CF4" w:rsidRDefault="00000000">
      <w:pPr>
        <w:rPr>
          <w:lang w:val="es-ES"/>
        </w:rPr>
      </w:pPr>
      <w:r>
        <w:rPr>
          <w:lang w:val="es-ES"/>
        </w:rPr>
        <w:t xml:space="preserve">Análogamente, la función </w:t>
      </w:r>
      <w:r>
        <w:rPr>
          <w:rStyle w:val="VerbatimChar"/>
          <w:lang w:val="es-ES"/>
        </w:rPr>
        <w:t>biocPkgList()</w:t>
      </w:r>
      <w:r>
        <w:rPr>
          <w:lang w:val="es-ES"/>
        </w:rPr>
        <w:t xml:space="preserve"> del paquete </w:t>
      </w:r>
      <w:r>
        <w:rPr>
          <w:rStyle w:val="VerbatimChar"/>
          <w:lang w:val="es-ES"/>
        </w:rPr>
        <w:t>BiocPkgTools</w:t>
      </w:r>
      <w:r>
        <w:rPr>
          <w:lang w:val="es-ES"/>
        </w:rPr>
        <w:t xml:space="preserve"> (Su et al., 2025) nos permite descargar un objeto </w:t>
      </w:r>
      <w:r>
        <w:rPr>
          <w:rStyle w:val="VerbatimChar"/>
          <w:lang w:val="es-ES"/>
        </w:rPr>
        <w:t>tibble</w:t>
      </w:r>
      <w:r>
        <w:rPr>
          <w:lang w:val="es-ES"/>
        </w:rPr>
        <w:t xml:space="preserve"> que contiene un listado de los paquetes disponibles en Bioconductor. En este caso, es un </w:t>
      </w:r>
      <w:r>
        <w:rPr>
          <w:rStyle w:val="VerbatimChar"/>
          <w:lang w:val="es-ES"/>
        </w:rPr>
        <w:t>tibble</w:t>
      </w:r>
      <w:r>
        <w:rPr>
          <w:lang w:val="es-ES"/>
        </w:rPr>
        <w:t xml:space="preserve"> con </w:t>
      </w:r>
      <w:commentRangeStart w:id="122"/>
      <w:r>
        <w:rPr>
          <w:lang w:val="es-ES"/>
        </w:rPr>
        <w:t>2</w:t>
      </w:r>
      <w:del w:id="123" w:author="JULEN ASTIGARRAGA URCELAY" w:date="2025-07-14T15:37:00Z" w16du:dateUtc="2025-07-14T13:37:00Z">
        <w:r>
          <w:rPr>
            <w:lang w:val="es-ES"/>
          </w:rPr>
          <w:delText>.</w:delText>
        </w:r>
      </w:del>
      <w:r>
        <w:rPr>
          <w:lang w:val="es-ES"/>
        </w:rPr>
        <w:t xml:space="preserve">341 </w:t>
      </w:r>
      <w:commentRangeEnd w:id="122"/>
      <w:r w:rsidR="00BF2C34">
        <w:rPr>
          <w:rStyle w:val="Refdecomentario"/>
          <w:sz w:val="20"/>
          <w:szCs w:val="24"/>
          <w:lang w:val="es-ES"/>
        </w:rPr>
        <w:commentReference w:id="122"/>
      </w:r>
      <w:r>
        <w:rPr>
          <w:lang w:val="es-ES"/>
        </w:rPr>
        <w:t xml:space="preserve">filas (paquetes) y con 47 columnas o atributos que describen a los diferentes paquetes. Usando el </w:t>
      </w:r>
      <w:commentRangeStart w:id="124"/>
      <w:r>
        <w:rPr>
          <w:lang w:val="es-ES"/>
        </w:rPr>
        <w:t xml:space="preserve">comando </w:t>
      </w:r>
      <w:r>
        <w:rPr>
          <w:rStyle w:val="VerbatimChar"/>
          <w:lang w:val="es-ES"/>
        </w:rPr>
        <w:t>names(objeto_tibble)</w:t>
      </w:r>
      <w:r>
        <w:rPr>
          <w:lang w:val="es-ES"/>
        </w:rPr>
        <w:t xml:space="preserve">, </w:t>
      </w:r>
      <w:commentRangeEnd w:id="124"/>
      <w:r w:rsidR="002F0237">
        <w:rPr>
          <w:rStyle w:val="Refdecomentario"/>
          <w:sz w:val="20"/>
          <w:szCs w:val="24"/>
          <w:lang w:val="es-ES"/>
        </w:rPr>
        <w:commentReference w:id="124"/>
      </w:r>
      <w:r>
        <w:rPr>
          <w:lang w:val="es-ES"/>
        </w:rPr>
        <w:t>podríamos acceder a estos atributos.</w:t>
      </w:r>
    </w:p>
    <w:p w14:paraId="32B769BC" w14:textId="77777777" w:rsidR="007F76E0" w:rsidRDefault="00000000">
      <w:pPr>
        <w:pStyle w:val="Textoindependiente"/>
        <w:rPr>
          <w:lang w:val="es-ES"/>
        </w:rPr>
      </w:pPr>
      <w:r>
        <w:rPr>
          <w:lang w:val="es-ES"/>
        </w:rPr>
        <w:t xml:space="preserve">Si quisiéramos repetir la misma «query», </w:t>
      </w:r>
      <w:commentRangeStart w:id="125"/>
      <w:r>
        <w:rPr>
          <w:lang w:val="es-ES"/>
        </w:rPr>
        <w:t>tendríamos que ejecutar</w:t>
      </w:r>
      <w:commentRangeEnd w:id="125"/>
      <w:r>
        <w:rPr>
          <w:rStyle w:val="Refdecomentario"/>
          <w:sz w:val="20"/>
          <w:szCs w:val="24"/>
          <w:lang w:val="es-ES"/>
        </w:rPr>
        <w:commentReference w:id="125"/>
      </w:r>
      <w:r>
        <w:rPr>
          <w:lang w:val="es-ES"/>
        </w:rPr>
        <w:t>:</w:t>
      </w:r>
    </w:p>
    <w:p w14:paraId="416030FB" w14:textId="77777777" w:rsidR="007F76E0" w:rsidRPr="00103CF4" w:rsidRDefault="00000000">
      <w:pPr>
        <w:pStyle w:val="SourceCode"/>
        <w:rPr>
          <w:lang w:val="es-ES"/>
        </w:rPr>
      </w:pPr>
      <w:r>
        <w:rPr>
          <w:rStyle w:val="VerbatimChar"/>
          <w:lang w:val="es-ES"/>
        </w:rPr>
        <w:t># Cargamos el listado de paquetes desde CRAN</w:t>
      </w:r>
      <w:r>
        <w:rPr>
          <w:lang w:val="es-ES"/>
        </w:rPr>
        <w:br/>
      </w:r>
      <w:r>
        <w:rPr>
          <w:rStyle w:val="VerbatimChar"/>
          <w:lang w:val="es-ES"/>
        </w:rPr>
        <w:t xml:space="preserve">Bioconductor &lt;- </w:t>
      </w:r>
      <w:commentRangeStart w:id="126"/>
      <w:r>
        <w:rPr>
          <w:rStyle w:val="VerbatimChar"/>
          <w:lang w:val="es-ES"/>
        </w:rPr>
        <w:t>BiocPkgTools</w:t>
      </w:r>
      <w:commentRangeEnd w:id="126"/>
      <w:r w:rsidR="002F0237">
        <w:rPr>
          <w:rStyle w:val="Refdecomentario"/>
          <w:sz w:val="20"/>
          <w:szCs w:val="24"/>
          <w:shd w:val="clear" w:color="auto" w:fill="F8F8F8"/>
          <w:lang w:val="es-ES"/>
        </w:rPr>
        <w:commentReference w:id="126"/>
      </w:r>
      <w:r>
        <w:rPr>
          <w:rStyle w:val="VerbatimChar"/>
          <w:lang w:val="es-ES"/>
        </w:rPr>
        <w:t>::biocPkgList()</w:t>
      </w:r>
      <w:r>
        <w:rPr>
          <w:lang w:val="es-ES"/>
        </w:rPr>
        <w:br/>
      </w:r>
      <w:r>
        <w:rPr>
          <w:lang w:val="es-ES"/>
        </w:rPr>
        <w:br/>
      </w:r>
      <w:r>
        <w:rPr>
          <w:rStyle w:val="VerbatimChar"/>
          <w:lang w:val="es-ES"/>
        </w:rPr>
        <w:t># Filtramos según la búsqueda/query usada</w:t>
      </w:r>
      <w:r>
        <w:rPr>
          <w:lang w:val="es-ES"/>
        </w:rPr>
        <w:br/>
      </w:r>
      <w:r>
        <w:rPr>
          <w:rStyle w:val="VerbatimChar"/>
          <w:lang w:val="es-ES"/>
        </w:rPr>
        <w:t xml:space="preserve">Bioconductor_filtered &lt;- </w:t>
      </w:r>
      <w:r>
        <w:rPr>
          <w:lang w:val="es-ES"/>
        </w:rPr>
        <w:br/>
      </w:r>
      <w:r>
        <w:rPr>
          <w:rStyle w:val="VerbatimChar"/>
          <w:lang w:val="es-ES"/>
        </w:rPr>
        <w:t xml:space="preserve">  Bioconductor %&gt;%</w:t>
      </w:r>
      <w:r>
        <w:rPr>
          <w:lang w:val="es-ES"/>
        </w:rPr>
        <w:br/>
      </w:r>
      <w:r>
        <w:rPr>
          <w:rStyle w:val="VerbatimChar"/>
          <w:lang w:val="es-ES"/>
        </w:rPr>
        <w:t xml:space="preserve">  mutate(</w:t>
      </w:r>
      <w:r>
        <w:rPr>
          <w:lang w:val="es-ES"/>
        </w:rPr>
        <w:br/>
      </w:r>
      <w:r>
        <w:rPr>
          <w:rStyle w:val="VerbatimChar"/>
          <w:lang w:val="es-ES"/>
        </w:rPr>
        <w:t xml:space="preserve">    text = paste(Package, Title, Description, sep = " "),</w:t>
      </w:r>
      <w:r>
        <w:rPr>
          <w:lang w:val="es-ES"/>
        </w:rPr>
        <w:br/>
      </w:r>
      <w:r>
        <w:rPr>
          <w:rStyle w:val="VerbatimChar"/>
          <w:lang w:val="es-ES"/>
        </w:rPr>
        <w:t xml:space="preserve">    keep = grepl("alignment|sequence alignment|multiple alignment", text, ignore.case = TRUE) &amp;</w:t>
      </w:r>
      <w:r>
        <w:rPr>
          <w:lang w:val="es-ES"/>
        </w:rPr>
        <w:br/>
      </w:r>
      <w:r>
        <w:rPr>
          <w:rStyle w:val="VerbatimChar"/>
          <w:lang w:val="es-ES"/>
        </w:rPr>
        <w:t xml:space="preserve">      grepl("pipeline|workflow|nextflow|reproducible workflow|workflow automation", text, ignore.case = TRUE)) %&gt;%</w:t>
      </w:r>
      <w:r>
        <w:rPr>
          <w:lang w:val="es-ES"/>
        </w:rPr>
        <w:br/>
      </w:r>
      <w:r>
        <w:rPr>
          <w:rStyle w:val="VerbatimChar"/>
          <w:lang w:val="es-ES"/>
        </w:rPr>
        <w:t xml:space="preserve">  filter(keep) %&gt;%</w:t>
      </w:r>
      <w:r>
        <w:rPr>
          <w:lang w:val="es-ES"/>
        </w:rPr>
        <w:br/>
      </w:r>
      <w:r>
        <w:rPr>
          <w:rStyle w:val="VerbatimChar"/>
          <w:lang w:val="es-ES"/>
        </w:rPr>
        <w:t xml:space="preserve">  select(-text, -keep)</w:t>
      </w:r>
    </w:p>
    <w:p w14:paraId="2243E54D" w14:textId="77777777" w:rsidR="007F76E0" w:rsidRPr="00103CF4" w:rsidRDefault="00000000">
      <w:pPr>
        <w:rPr>
          <w:lang w:val="es-ES"/>
        </w:rPr>
      </w:pPr>
      <w:r>
        <w:rPr>
          <w:lang w:val="es-ES"/>
        </w:rPr>
        <w:t xml:space="preserve">Obtendríamos en este caso, un </w:t>
      </w:r>
      <w:commentRangeStart w:id="127"/>
      <w:r>
        <w:rPr>
          <w:lang w:val="es-ES"/>
        </w:rPr>
        <w:t>conjunto de datos tabulado multiclase (</w:t>
      </w:r>
      <w:commentRangeStart w:id="128"/>
      <w:r>
        <w:rPr>
          <w:rStyle w:val="VerbatimChar"/>
          <w:lang w:val="es-ES"/>
        </w:rPr>
        <w:t>S3: biocPkgList/tbl_df/tbl/data.frame</w:t>
      </w:r>
      <w:commentRangeEnd w:id="128"/>
      <w:r w:rsidR="009B1D03">
        <w:rPr>
          <w:rStyle w:val="Refdecomentario"/>
          <w:sz w:val="20"/>
          <w:szCs w:val="24"/>
          <w:lang w:val="es-ES"/>
        </w:rPr>
        <w:commentReference w:id="128"/>
      </w:r>
      <w:r>
        <w:rPr>
          <w:lang w:val="es-ES"/>
        </w:rPr>
        <w:t xml:space="preserve">) </w:t>
      </w:r>
      <w:commentRangeEnd w:id="127"/>
      <w:r w:rsidR="00452532">
        <w:rPr>
          <w:rStyle w:val="Refdecomentario"/>
          <w:sz w:val="20"/>
          <w:szCs w:val="24"/>
          <w:lang w:val="es-ES"/>
        </w:rPr>
        <w:commentReference w:id="127"/>
      </w:r>
      <w:r>
        <w:rPr>
          <w:lang w:val="es-ES"/>
        </w:rPr>
        <w:t>con 6 filas correspondientes a los 6 paquetes que coinciden con nuestra búsqueda y las 47 columnas o atributos que describen a los paquetes consultados. Ahora que ya conocemos los paquetes resultantes de nuestra búsqueda, podríamos indagar más sobre ellos, por ejemplo</w:t>
      </w:r>
      <w:ins w:id="129" w:author="JULEN ASTIGARRAGA URCELAY" w:date="2025-07-14T15:38:00Z" w16du:dateUtc="2025-07-14T13:38:00Z">
        <w:r w:rsidR="00647EE7">
          <w:rPr>
            <w:lang w:val="es-ES"/>
          </w:rPr>
          <w:t>,</w:t>
        </w:r>
      </w:ins>
      <w:r>
        <w:rPr>
          <w:lang w:val="es-ES"/>
        </w:rPr>
        <w:t xml:space="preserve"> averiguando qué otros paquetes del ecosistema R importa el paquete </w:t>
      </w:r>
      <w:r>
        <w:rPr>
          <w:rStyle w:val="VerbatimChar"/>
          <w:lang w:val="es-ES"/>
        </w:rPr>
        <w:t>CircSeqAlignTk</w:t>
      </w:r>
      <w:r>
        <w:rPr>
          <w:lang w:val="es-ES"/>
        </w:rPr>
        <w:t xml:space="preserve"> (</w:t>
      </w:r>
      <w:commentRangeStart w:id="130"/>
      <w:r>
        <w:rPr>
          <w:lang w:val="es-ES"/>
        </w:rPr>
        <w:t>ver @ref(fig:fig2)).</w:t>
      </w:r>
      <w:bookmarkEnd w:id="121"/>
      <w:commentRangeEnd w:id="130"/>
      <w:r w:rsidR="007B14FF" w:rsidRPr="00103CF4">
        <w:rPr>
          <w:rStyle w:val="Refdecomentario"/>
          <w:sz w:val="20"/>
          <w:szCs w:val="24"/>
          <w:lang w:val="es-ES"/>
        </w:rPr>
        <w:commentReference w:id="130"/>
      </w:r>
    </w:p>
    <w:p w14:paraId="21C085D4" w14:textId="77777777" w:rsidR="007F76E0" w:rsidRDefault="00000000">
      <w:pPr>
        <w:pStyle w:val="Ttulo2"/>
        <w:rPr>
          <w:lang w:val="es-ES"/>
        </w:rPr>
      </w:pPr>
      <w:bookmarkStart w:id="131" w:name="consultando-github"/>
      <w:r>
        <w:rPr>
          <w:lang w:val="es-ES"/>
        </w:rPr>
        <w:lastRenderedPageBreak/>
        <w:t>Consultando GitHub</w:t>
      </w:r>
    </w:p>
    <w:p w14:paraId="71DADB19" w14:textId="77777777" w:rsidR="007F76E0" w:rsidRPr="00103CF4" w:rsidRDefault="00000000">
      <w:pPr>
        <w:rPr>
          <w:lang w:val="es-ES"/>
        </w:rPr>
      </w:pPr>
      <w:r>
        <w:rPr>
          <w:lang w:val="es-ES"/>
        </w:rPr>
        <w:t xml:space="preserve">En cuanto al repositorio GitHub, la búsqueda sistemática se realiza mediante el paquete </w:t>
      </w:r>
      <w:r>
        <w:rPr>
          <w:rStyle w:val="VerbatimChar"/>
          <w:lang w:val="es-ES"/>
        </w:rPr>
        <w:t>gh</w:t>
      </w:r>
      <w:r>
        <w:rPr>
          <w:lang w:val="es-ES"/>
        </w:rPr>
        <w:t xml:space="preserve"> (Bryan y Wickham, 2024). Mediante la función del mismo nombre (</w:t>
      </w:r>
      <w:r>
        <w:rPr>
          <w:rStyle w:val="VerbatimChar"/>
          <w:lang w:val="es-ES"/>
        </w:rPr>
        <w:t>gh()</w:t>
      </w:r>
      <w:r>
        <w:rPr>
          <w:lang w:val="es-ES"/>
        </w:rPr>
        <w:t xml:space="preserve">) podemos consultar la API de GitHub. Para consultar el API necesitaremos de una llave o </w:t>
      </w:r>
      <w:r>
        <w:rPr>
          <w:i/>
          <w:iCs/>
          <w:lang w:val="es-ES"/>
        </w:rPr>
        <w:t>token</w:t>
      </w:r>
      <w:r>
        <w:rPr>
          <w:lang w:val="es-ES"/>
        </w:rPr>
        <w:t xml:space="preserve"> que se puede obtener desde </w:t>
      </w:r>
      <w:r>
        <w:fldChar w:fldCharType="begin"/>
      </w:r>
      <w:r>
        <w:rPr>
          <w:rPrChange w:id="132" w:author="Ignacio Ramos Gutierrez" w:date="2026-03-21T18:23:00Z" w16du:dateUtc="2026-03-21T17:23:00Z">
            <w:rPr>
              <w:lang w:val="es-ES"/>
            </w:rPr>
          </w:rPrChange>
        </w:rPr>
        <w:instrText>HYPERLINK "https://github.com/settings/tokens" \h</w:instrText>
      </w:r>
      <w:r>
        <w:fldChar w:fldCharType="separate"/>
      </w:r>
      <w:r w:rsidRPr="00242110">
        <w:rPr>
          <w:rStyle w:val="Hipervnculo"/>
          <w:rPrChange w:id="133" w:author="Ignacio Ramos Gutierrez" w:date="2026-03-21T18:23:00Z" w16du:dateUtc="2026-03-21T17:23:00Z">
            <w:rPr>
              <w:rStyle w:val="Hipervnculo"/>
              <w:lang w:val="es-ES"/>
            </w:rPr>
          </w:rPrChange>
        </w:rPr>
        <w:t>https://github.com/settings/tokens</w:t>
      </w:r>
      <w:r>
        <w:fldChar w:fldCharType="end"/>
      </w:r>
      <w:r>
        <w:rPr>
          <w:lang w:val="es-ES"/>
        </w:rPr>
        <w:t>.</w:t>
      </w:r>
      <w:del w:id="134" w:author="Claudia Fernández Ruiz" w:date="2026-03-21T18:21:00Z" w16du:dateUtc="2026-03-21T17:21:00Z">
        <w:r>
          <w:rPr>
            <w:lang w:val="es-ES"/>
          </w:rPr>
          <w:delText>X</w:delText>
        </w:r>
      </w:del>
    </w:p>
    <w:p w14:paraId="74143A0D" w14:textId="77777777" w:rsidR="007F76E0" w:rsidRPr="00103CF4" w:rsidRDefault="00000000">
      <w:pPr>
        <w:pStyle w:val="Textoindependiente"/>
        <w:rPr>
          <w:lang w:val="es-ES"/>
        </w:rPr>
      </w:pPr>
      <w:r>
        <w:rPr>
          <w:lang w:val="es-ES"/>
        </w:rPr>
        <w:t xml:space="preserve">En términos de la propia «query», la búsqueda no es tan sencilla como en los casos anteriores y para mantener la búsqueda lo más similar a los dos casos anteriores, usaremos dos vectores con los conjuntos de palabras dentro de la conexión </w:t>
      </w:r>
      <w:r>
        <w:rPr>
          <w:rStyle w:val="VerbatimChar"/>
          <w:lang w:val="es-ES"/>
        </w:rPr>
        <w:t>OR</w:t>
      </w:r>
      <w:r>
        <w:rPr>
          <w:lang w:val="es-ES"/>
        </w:rPr>
        <w:t xml:space="preserve"> y así ambos vectores luego se usan a modo de </w:t>
      </w:r>
      <w:r>
        <w:rPr>
          <w:rStyle w:val="VerbatimChar"/>
          <w:lang w:val="es-ES"/>
        </w:rPr>
        <w:t>AND</w:t>
      </w:r>
      <w:r>
        <w:rPr>
          <w:lang w:val="es-ES"/>
        </w:rPr>
        <w:t>, según el siguiente código:</w:t>
      </w:r>
    </w:p>
    <w:p w14:paraId="4703FB2F" w14:textId="77777777" w:rsidR="007F76E0" w:rsidRPr="00103CF4" w:rsidRDefault="00000000">
      <w:pPr>
        <w:pStyle w:val="SourceCode"/>
        <w:rPr>
          <w:lang w:val="es-ES"/>
        </w:rPr>
      </w:pPr>
      <w:r>
        <w:rPr>
          <w:rStyle w:val="VerbatimChar"/>
          <w:lang w:val="es-ES"/>
        </w:rPr>
        <w:t xml:space="preserve"># Establecemos el "Personal Access Token" </w:t>
      </w:r>
      <w:r>
        <w:rPr>
          <w:lang w:val="es-ES"/>
        </w:rPr>
        <w:br/>
      </w:r>
      <w:r>
        <w:rPr>
          <w:rStyle w:val="VerbatimChar"/>
          <w:lang w:val="es-ES"/>
        </w:rPr>
        <w:t>Sys.setenv(GITHUB_TOKEN = "</w:t>
      </w:r>
      <w:commentRangeStart w:id="135"/>
      <w:r>
        <w:rPr>
          <w:rStyle w:val="VerbatimChar"/>
          <w:lang w:val="es-ES"/>
        </w:rPr>
        <w:t>your_token_here</w:t>
      </w:r>
      <w:commentRangeEnd w:id="135"/>
      <w:r w:rsidR="00693ED9">
        <w:rPr>
          <w:rStyle w:val="Refdecomentario"/>
          <w:sz w:val="20"/>
          <w:szCs w:val="24"/>
          <w:shd w:val="clear" w:color="auto" w:fill="F8F8F8"/>
          <w:lang w:val="es-ES"/>
        </w:rPr>
        <w:commentReference w:id="135"/>
      </w:r>
      <w:r>
        <w:rPr>
          <w:rStyle w:val="VerbatimChar"/>
          <w:lang w:val="es-ES"/>
        </w:rPr>
        <w:t>")</w:t>
      </w:r>
      <w:r>
        <w:rPr>
          <w:lang w:val="es-ES"/>
        </w:rPr>
        <w:br/>
      </w:r>
      <w:r>
        <w:rPr>
          <w:lang w:val="es-ES"/>
        </w:rPr>
        <w:br/>
      </w:r>
      <w:r>
        <w:rPr>
          <w:rStyle w:val="VerbatimChar"/>
          <w:lang w:val="es-ES"/>
        </w:rPr>
        <w:t># El query equivalente se ha de realizar combinando los strings del OR y uniéndolos luego (</w:t>
      </w:r>
      <w:commentRangeStart w:id="136"/>
      <w:ins w:id="137" w:author="Claudia Fernández Ruiz" w:date="2026-03-21T18:21:00Z" w16du:dateUtc="2026-03-21T17:21:00Z">
        <w:del w:id="138" w:author="Ignacio Ramos Gutierrez" w:date="2025-07-14T12:41:00Z" w16du:dateUtc="2025-07-14T10:41:00Z">
          <w:r w:rsidR="00E0739C" w:rsidRPr="001F00DE">
            <w:rPr>
              <w:rStyle w:val="VerbatimChar"/>
              <w:lang w:val="es-ES"/>
            </w:rPr>
            <w:delText>quivalencia</w:delText>
          </w:r>
        </w:del>
      </w:ins>
      <w:ins w:id="139" w:author="Unknown Author" w:date="2025-07-06T19:59:00Z">
        <w:r>
          <w:rPr>
            <w:rStyle w:val="VerbatimChar"/>
            <w:lang w:val="es-ES"/>
          </w:rPr>
          <w:t>e</w:t>
        </w:r>
      </w:ins>
      <w:ins w:id="140" w:author="Ignacio Ramos Gutierrez" w:date="2025-07-14T12:41:00Z" w16du:dateUtc="2025-07-14T10:41:00Z">
        <w:del w:id="141" w:author="Claudia Fernández Ruiz" w:date="2026-03-21T18:21:00Z" w16du:dateUtc="2026-03-21T17:21:00Z">
          <w:r>
            <w:rPr>
              <w:rStyle w:val="VerbatimChar"/>
              <w:lang w:val="es-ES"/>
            </w:rPr>
            <w:delText>quivalencia</w:delText>
          </w:r>
        </w:del>
      </w:ins>
      <w:r>
        <w:rPr>
          <w:rStyle w:val="VerbatimChar"/>
          <w:lang w:val="es-ES"/>
        </w:rPr>
        <w:t xml:space="preserve"> </w:t>
      </w:r>
      <w:commentRangeEnd w:id="136"/>
      <w:r w:rsidR="00693ED9">
        <w:rPr>
          <w:rStyle w:val="Refdecomentario"/>
          <w:sz w:val="20"/>
          <w:szCs w:val="24"/>
          <w:shd w:val="clear" w:color="auto" w:fill="F8F8F8"/>
          <w:lang w:val="es-ES"/>
        </w:rPr>
        <w:commentReference w:id="136"/>
      </w:r>
      <w:r>
        <w:rPr>
          <w:rStyle w:val="VerbatimChar"/>
          <w:lang w:val="es-ES"/>
        </w:rPr>
        <w:t>con el AND)</w:t>
      </w:r>
      <w:r>
        <w:rPr>
          <w:lang w:val="es-ES"/>
        </w:rPr>
        <w:br/>
      </w:r>
      <w:r>
        <w:rPr>
          <w:rStyle w:val="VerbatimChar"/>
          <w:lang w:val="es-ES"/>
        </w:rPr>
        <w:t>keywords_group_1 &lt;- c("alignment", "\"sequence alignment\"", "\"multiple alignment\"")</w:t>
      </w:r>
      <w:r>
        <w:rPr>
          <w:lang w:val="es-ES"/>
        </w:rPr>
        <w:br/>
      </w:r>
      <w:r>
        <w:rPr>
          <w:rStyle w:val="VerbatimChar"/>
          <w:lang w:val="es-ES"/>
        </w:rPr>
        <w:t>keywords_group_2 &lt;- c("pipeline", "workflow", "nextflow", "\"reproducible workflow\"", "\"workflow automation\"")</w:t>
      </w:r>
      <w:r>
        <w:rPr>
          <w:lang w:val="es-ES"/>
        </w:rPr>
        <w:br/>
      </w:r>
      <w:r>
        <w:rPr>
          <w:lang w:val="es-ES"/>
        </w:rPr>
        <w:br/>
      </w:r>
      <w:r>
        <w:rPr>
          <w:rStyle w:val="VerbatimChar"/>
          <w:lang w:val="es-ES"/>
        </w:rPr>
        <w:t># generamos la query</w:t>
      </w:r>
      <w:r>
        <w:rPr>
          <w:lang w:val="es-ES"/>
        </w:rPr>
        <w:br/>
      </w:r>
      <w:r>
        <w:rPr>
          <w:rStyle w:val="VerbatimChar"/>
          <w:lang w:val="es-ES"/>
        </w:rPr>
        <w:t>queries &lt;- expand.grid(keywords_group_1, keywords_group_2, stringsAsFactors = FALSE) %&gt;%</w:t>
      </w:r>
      <w:r>
        <w:rPr>
          <w:lang w:val="es-ES"/>
        </w:rPr>
        <w:br/>
      </w:r>
      <w:r>
        <w:rPr>
          <w:rStyle w:val="VerbatimChar"/>
          <w:lang w:val="es-ES"/>
        </w:rPr>
        <w:t xml:space="preserve">  transmute(query = paste0(Var1, " ", Var2, " in:</w:t>
      </w:r>
      <w:commentRangeStart w:id="142"/>
      <w:r>
        <w:rPr>
          <w:rStyle w:val="VerbatimChar"/>
          <w:lang w:val="es-ES"/>
        </w:rPr>
        <w:t xml:space="preserve">name,description,readme </w:t>
      </w:r>
      <w:commentRangeEnd w:id="142"/>
      <w:r w:rsidR="00EB7BAD">
        <w:rPr>
          <w:rStyle w:val="Refdecomentario"/>
          <w:sz w:val="20"/>
          <w:szCs w:val="24"/>
          <w:shd w:val="clear" w:color="auto" w:fill="F8F8F8"/>
          <w:lang w:val="es-ES"/>
        </w:rPr>
        <w:commentReference w:id="142"/>
      </w:r>
      <w:r>
        <w:rPr>
          <w:rStyle w:val="VerbatimChar"/>
          <w:lang w:val="es-ES"/>
        </w:rPr>
        <w:t>language:R"))</w:t>
      </w:r>
      <w:r>
        <w:rPr>
          <w:lang w:val="es-ES"/>
        </w:rPr>
        <w:br/>
      </w:r>
      <w:r>
        <w:rPr>
          <w:lang w:val="es-ES"/>
        </w:rPr>
        <w:br/>
      </w:r>
      <w:r>
        <w:rPr>
          <w:lang w:val="es-ES"/>
        </w:rPr>
        <w:br/>
      </w:r>
      <w:r>
        <w:rPr>
          <w:rStyle w:val="VerbatimChar"/>
          <w:lang w:val="es-ES"/>
        </w:rPr>
        <w:t># Ahora se itera entre las variables con las palabras clave (equivalente al AND)</w:t>
      </w:r>
      <w:r>
        <w:rPr>
          <w:lang w:val="es-ES"/>
        </w:rPr>
        <w:br/>
      </w:r>
      <w:commentRangeStart w:id="143"/>
      <w:r>
        <w:rPr>
          <w:rStyle w:val="VerbatimChar"/>
          <w:lang w:val="es-ES"/>
        </w:rPr>
        <w:t>results &lt;- map</w:t>
      </w:r>
      <w:commentRangeEnd w:id="143"/>
      <w:r w:rsidR="009B1D03">
        <w:rPr>
          <w:rStyle w:val="Refdecomentario"/>
          <w:sz w:val="20"/>
          <w:szCs w:val="24"/>
          <w:shd w:val="clear" w:color="auto" w:fill="F8F8F8"/>
          <w:lang w:val="es-ES"/>
        </w:rPr>
        <w:commentReference w:id="143"/>
      </w:r>
      <w:r>
        <w:rPr>
          <w:rStyle w:val="VerbatimChar"/>
          <w:lang w:val="es-ES"/>
        </w:rPr>
        <w:t>(queries$query</w:t>
      </w:r>
      <w:commentRangeStart w:id="144"/>
      <w:r>
        <w:rPr>
          <w:rStyle w:val="VerbatimChar"/>
          <w:lang w:val="es-ES"/>
        </w:rPr>
        <w:t>, ~ {</w:t>
      </w:r>
      <w:commentRangeEnd w:id="144"/>
      <w:r w:rsidR="003C2558">
        <w:rPr>
          <w:rStyle w:val="Refdecomentario"/>
          <w:sz w:val="20"/>
          <w:szCs w:val="24"/>
          <w:lang w:val="es-ES"/>
        </w:rPr>
        <w:commentReference w:id="144"/>
      </w:r>
      <w:r>
        <w:rPr>
          <w:lang w:val="es-ES"/>
        </w:rPr>
        <w:br/>
      </w:r>
      <w:r>
        <w:rPr>
          <w:rStyle w:val="VerbatimChar"/>
          <w:lang w:val="es-ES"/>
        </w:rPr>
        <w:t xml:space="preserve">  gh::gh("/search/repositories", q = .x, sort = "stars", order = "desc", per_page = 500)</w:t>
      </w:r>
      <w:r>
        <w:rPr>
          <w:lang w:val="es-ES"/>
        </w:rPr>
        <w:br/>
      </w:r>
      <w:r>
        <w:rPr>
          <w:rStyle w:val="VerbatimChar"/>
          <w:lang w:val="es-ES"/>
        </w:rPr>
        <w:t>})</w:t>
      </w:r>
    </w:p>
    <w:p w14:paraId="7EC81AA7" w14:textId="77777777" w:rsidR="007F76E0" w:rsidRPr="00103CF4" w:rsidRDefault="00000000">
      <w:pPr>
        <w:rPr>
          <w:lang w:val="es-ES"/>
        </w:rPr>
      </w:pPr>
      <w:r>
        <w:rPr>
          <w:lang w:val="es-ES"/>
        </w:rPr>
        <w:t xml:space="preserve">En este caso el objeto </w:t>
      </w:r>
      <w:r>
        <w:rPr>
          <w:rStyle w:val="VerbatimChar"/>
          <w:lang w:val="es-ES"/>
        </w:rPr>
        <w:t>results</w:t>
      </w:r>
      <w:r>
        <w:rPr>
          <w:lang w:val="es-ES"/>
        </w:rPr>
        <w:t xml:space="preserve"> es una lista con la información siguiendo un formato .json, al cual tendremos que extraer la información necesaria. Tal como señala Bryan &amp; Wickham (2024), la función </w:t>
      </w:r>
      <w:r>
        <w:rPr>
          <w:rStyle w:val="VerbatimChar"/>
          <w:lang w:val="es-ES"/>
        </w:rPr>
        <w:t>gh</w:t>
      </w:r>
      <w:ins w:id="145" w:author="JULEN ASTIGARRAGA URCELAY" w:date="2025-07-14T15:46:00Z" w16du:dateUtc="2025-07-14T13:46:00Z">
        <w:r w:rsidR="0019497B">
          <w:rPr>
            <w:rStyle w:val="VerbatimChar"/>
            <w:lang w:val="es-ES"/>
          </w:rPr>
          <w:t>()</w:t>
        </w:r>
      </w:ins>
      <w:r>
        <w:rPr>
          <w:lang w:val="es-ES"/>
        </w:rPr>
        <w:t xml:space="preserve"> permite consultar mínimamente la API de GitHub y deberemos tener un conocimiento claro de los atributos que queremos consultar para poder almacenarlos dentro de un objeto </w:t>
      </w:r>
      <w:ins w:id="146" w:author="Claudia Fernández Ruiz" w:date="2026-03-21T18:21:00Z" w16du:dateUtc="2026-03-21T17:21:00Z">
        <w:r w:rsidR="00E0739C" w:rsidRPr="001F00DE">
          <w:rPr>
            <w:lang w:val="es-ES"/>
          </w:rPr>
          <w:t>fácil</w:t>
        </w:r>
      </w:ins>
      <w:del w:id="147" w:author="JULEN ASTIGARRAGA URCELAY" w:date="2025-07-14T15:46:00Z" w16du:dateUtc="2025-07-14T13:46:00Z">
        <w:r w:rsidR="00E0739C" w:rsidRPr="001F00DE" w:rsidDel="00F34703">
          <w:rPr>
            <w:lang w:val="es-ES"/>
          </w:rPr>
          <w:delText>e</w:delText>
        </w:r>
      </w:del>
      <w:ins w:id="148" w:author="Claudia Fernández Ruiz" w:date="2026-03-21T18:21:00Z" w16du:dateUtc="2026-03-21T17:21:00Z">
        <w:r w:rsidR="00E0739C" w:rsidRPr="001F00DE">
          <w:rPr>
            <w:lang w:val="es-ES"/>
          </w:rPr>
          <w:t>m</w:t>
        </w:r>
      </w:ins>
      <w:ins w:id="149" w:author="JULEN ASTIGARRAGA URCELAY" w:date="2025-07-14T15:46:00Z" w16du:dateUtc="2025-07-14T13:46:00Z">
        <w:r w:rsidR="00F34703">
          <w:rPr>
            <w:lang w:val="es-ES"/>
          </w:rPr>
          <w:t>e</w:t>
        </w:r>
      </w:ins>
      <w:ins w:id="150" w:author="Claudia Fernández Ruiz" w:date="2026-03-21T18:21:00Z" w16du:dateUtc="2026-03-21T17:21:00Z">
        <w:r w:rsidR="00E0739C" w:rsidRPr="001F00DE">
          <w:rPr>
            <w:lang w:val="es-ES"/>
          </w:rPr>
          <w:t>nte</w:t>
        </w:r>
      </w:ins>
      <w:del w:id="151" w:author="Claudia Fernández Ruiz" w:date="2026-03-21T18:21:00Z" w16du:dateUtc="2026-03-21T17:21:00Z">
        <w:r>
          <w:rPr>
            <w:lang w:val="es-ES"/>
          </w:rPr>
          <w:delText>fácilemnte</w:delText>
        </w:r>
      </w:del>
      <w:r>
        <w:rPr>
          <w:lang w:val="es-ES"/>
        </w:rPr>
        <w:t xml:space="preserve"> trabajable desde R. En este caso, usaremos la función </w:t>
      </w:r>
      <w:r>
        <w:rPr>
          <w:rStyle w:val="VerbatimChar"/>
          <w:lang w:val="es-ES"/>
        </w:rPr>
        <w:t>map()</w:t>
      </w:r>
      <w:r>
        <w:rPr>
          <w:lang w:val="es-ES"/>
        </w:rPr>
        <w:t xml:space="preserve"> del paquete </w:t>
      </w:r>
      <w:r>
        <w:rPr>
          <w:rStyle w:val="VerbatimChar"/>
          <w:lang w:val="es-ES"/>
        </w:rPr>
        <w:t>purrr</w:t>
      </w:r>
      <w:r>
        <w:rPr>
          <w:lang w:val="es-ES"/>
        </w:rPr>
        <w:t xml:space="preserve"> (Wickham y Henry, 2025) para crear un objeto </w:t>
      </w:r>
      <w:r>
        <w:rPr>
          <w:rStyle w:val="VerbatimChar"/>
          <w:lang w:val="es-ES"/>
        </w:rPr>
        <w:t>tibble</w:t>
      </w:r>
      <w:r>
        <w:rPr>
          <w:lang w:val="es-ES"/>
        </w:rPr>
        <w:t xml:space="preserve"> que almacene los 18 atributos en los que </w:t>
      </w:r>
      <w:ins w:id="152" w:author="Ignacio Ramos Gutierrez" w:date="2026-03-21T18:23:00Z" w16du:dateUtc="2026-03-21T17:23:00Z">
        <w:r w:rsidRPr="00242110">
          <w:rPr>
            <w:lang w:val="es-ES"/>
          </w:rPr>
          <w:t>estamo</w:t>
        </w:r>
      </w:ins>
      <w:ins w:id="153" w:author="Ignacio Ramos Gutierrez" w:date="2025-07-14T12:54:00Z" w16du:dateUtc="2025-07-14T10:54:00Z">
        <w:r w:rsidR="009E3B10" w:rsidRPr="00242110">
          <w:rPr>
            <w:lang w:val="es-ES"/>
          </w:rPr>
          <w:t>s</w:t>
        </w:r>
      </w:ins>
      <w:ins w:id="154" w:author="Claudia Fernández Ruiz" w:date="2026-03-21T18:21:00Z" w16du:dateUtc="2026-03-21T17:21:00Z">
        <w:r w:rsidR="00E0739C" w:rsidRPr="001F00DE">
          <w:rPr>
            <w:lang w:val="es-ES"/>
          </w:rPr>
          <w:t>estamo</w:t>
        </w:r>
      </w:ins>
      <w:ins w:id="155" w:author="JULEN ASTIGARRAGA URCELAY" w:date="2025-07-14T15:46:00Z" w16du:dateUtc="2025-07-14T13:46:00Z">
        <w:r w:rsidR="00F34703">
          <w:rPr>
            <w:lang w:val="es-ES"/>
          </w:rPr>
          <w:t>s</w:t>
        </w:r>
      </w:ins>
      <w:del w:id="156" w:author="Claudia Fernández Ruiz" w:date="2026-03-21T18:21:00Z" w16du:dateUtc="2026-03-21T17:21:00Z">
        <w:r>
          <w:rPr>
            <w:lang w:val="es-ES"/>
          </w:rPr>
          <w:delText>estamo</w:delText>
        </w:r>
      </w:del>
      <w:r>
        <w:rPr>
          <w:lang w:val="es-ES"/>
        </w:rPr>
        <w:t xml:space="preserve"> </w:t>
      </w:r>
      <w:del w:id="157" w:author="JULEN ASTIGARRAGA URCELAY" w:date="2025-07-14T15:46:00Z" w16du:dateUtc="2025-07-14T13:46:00Z">
        <w:r>
          <w:rPr>
            <w:lang w:val="es-ES"/>
          </w:rPr>
          <w:delText>s</w:delText>
        </w:r>
      </w:del>
      <w:r>
        <w:rPr>
          <w:lang w:val="es-ES"/>
        </w:rPr>
        <w:t>interesados, de la siguiente manera:</w:t>
      </w:r>
    </w:p>
    <w:p w14:paraId="5DB37E0A" w14:textId="77777777" w:rsidR="007F76E0" w:rsidRDefault="00000000">
      <w:pPr>
        <w:pStyle w:val="SourceCode"/>
      </w:pPr>
      <w:r w:rsidRPr="00F44888">
        <w:rPr>
          <w:rStyle w:val="VerbatimChar"/>
        </w:rPr>
        <w:t xml:space="preserve"># Almacenamos </w:t>
      </w:r>
      <w:ins w:id="158" w:author="Claudia Fernández Ruiz" w:date="2026-03-21T18:21:00Z" w16du:dateUtc="2026-03-21T17:21:00Z">
        <w:r w:rsidR="00E0739C">
          <w:rPr>
            <w:rStyle w:val="VerbatimChar"/>
          </w:rPr>
          <w:t>la</w:t>
        </w:r>
      </w:ins>
      <w:ins w:id="159" w:author="JULEN ASTIGARRAGA URCELAY" w:date="2025-07-14T15:47:00Z" w16du:dateUtc="2025-07-14T13:47:00Z">
        <w:r w:rsidR="001F5CA4">
          <w:rPr>
            <w:rStyle w:val="VerbatimChar"/>
          </w:rPr>
          <w:t>s</w:t>
        </w:r>
      </w:ins>
      <w:del w:id="160" w:author="Claudia Fernández Ruiz" w:date="2026-03-21T18:21:00Z" w16du:dateUtc="2026-03-21T17:21:00Z">
        <w:r>
          <w:rPr>
            <w:rStyle w:val="VerbatimChar"/>
            <w:rPrChange w:id="161" w:author="Ignacio Ramos Gutierrez" w:date="2026-03-21T18:23:00Z" w16du:dateUtc="2026-03-21T17:23:00Z">
              <w:rPr>
                <w:rStyle w:val="VerbatimChar"/>
                <w:lang w:val="en-GB"/>
              </w:rPr>
            </w:rPrChange>
          </w:rPr>
          <w:delText>la</w:delText>
        </w:r>
      </w:del>
      <w:r w:rsidRPr="00F44888">
        <w:rPr>
          <w:rStyle w:val="VerbatimChar"/>
        </w:rPr>
        <w:t xml:space="preserve"> listas de los resultados en un objeto de tipo data.frame</w:t>
      </w:r>
      <w:r w:rsidRPr="00F44888">
        <w:br/>
      </w:r>
      <w:r w:rsidRPr="00F44888">
        <w:rPr>
          <w:rStyle w:val="VerbatimChar"/>
        </w:rPr>
        <w:t xml:space="preserve">repo_df &lt;- </w:t>
      </w:r>
      <w:r w:rsidRPr="00F44888">
        <w:br/>
      </w:r>
      <w:r w:rsidRPr="00F44888">
        <w:rPr>
          <w:rStyle w:val="VerbatimChar"/>
        </w:rPr>
        <w:t xml:space="preserve">  results %&gt;%</w:t>
      </w:r>
      <w:r w:rsidRPr="00F44888">
        <w:br/>
      </w:r>
      <w:r w:rsidRPr="00F44888">
        <w:rPr>
          <w:rStyle w:val="VerbatimChar"/>
        </w:rPr>
        <w:t xml:space="preserve">  map("items") %&gt;%</w:t>
      </w:r>
      <w:r w:rsidRPr="00F44888">
        <w:br/>
      </w:r>
      <w:r w:rsidRPr="00F44888">
        <w:rPr>
          <w:rStyle w:val="VerbatimChar"/>
        </w:rPr>
        <w:lastRenderedPageBreak/>
        <w:t xml:space="preserve">  flatten() %&gt;%</w:t>
      </w:r>
      <w:r w:rsidRPr="00F44888">
        <w:br/>
      </w:r>
      <w:r w:rsidRPr="00F44888">
        <w:rPr>
          <w:rStyle w:val="VerbatimChar"/>
        </w:rPr>
        <w:t xml:space="preserve">  unique() %&gt;%</w:t>
      </w:r>
      <w:r w:rsidRPr="00F44888">
        <w:br/>
      </w:r>
      <w:r w:rsidRPr="00F44888">
        <w:rPr>
          <w:rStyle w:val="VerbatimChar"/>
        </w:rPr>
        <w:t xml:space="preserve">  map_df</w:t>
      </w:r>
      <w:commentRangeStart w:id="162"/>
      <w:r w:rsidRPr="00F44888">
        <w:rPr>
          <w:rStyle w:val="VerbatimChar"/>
        </w:rPr>
        <w:t>(~ {</w:t>
      </w:r>
      <w:commentRangeEnd w:id="162"/>
      <w:r w:rsidR="00CB085A" w:rsidRPr="00F44888">
        <w:rPr>
          <w:rStyle w:val="Refdecomentario"/>
          <w:sz w:val="20"/>
          <w:szCs w:val="24"/>
        </w:rPr>
        <w:commentReference w:id="162"/>
      </w:r>
      <w:r w:rsidRPr="00F44888">
        <w:br/>
      </w:r>
      <w:r w:rsidRPr="00F44888">
        <w:rPr>
          <w:rStyle w:val="VerbatimChar"/>
        </w:rPr>
        <w:t xml:space="preserve">    tibble::tibble(</w:t>
      </w:r>
      <w:r w:rsidRPr="00F44888">
        <w:br/>
      </w:r>
      <w:r w:rsidRPr="00F44888">
        <w:rPr>
          <w:rStyle w:val="VerbatimChar"/>
        </w:rPr>
        <w:t xml:space="preserve">      name = .x$name,</w:t>
      </w:r>
      <w:r w:rsidRPr="00F44888">
        <w:br/>
      </w:r>
      <w:r w:rsidRPr="00F44888">
        <w:rPr>
          <w:rStyle w:val="VerbatimChar"/>
        </w:rPr>
        <w:t xml:space="preserve">      full_name = .x$full_name,</w:t>
      </w:r>
      <w:r w:rsidRPr="00F44888">
        <w:br/>
      </w:r>
      <w:r w:rsidRPr="00F44888">
        <w:rPr>
          <w:rStyle w:val="VerbatimChar"/>
        </w:rPr>
        <w:t xml:space="preserve">      description = .x$description,</w:t>
      </w:r>
      <w:r w:rsidRPr="00F44888">
        <w:br/>
      </w:r>
      <w:r w:rsidRPr="00F44888">
        <w:rPr>
          <w:rStyle w:val="VerbatimChar"/>
        </w:rPr>
        <w:t xml:space="preserve">      url = .x$html_url,</w:t>
      </w:r>
      <w:r w:rsidRPr="00F44888">
        <w:br/>
      </w:r>
      <w:r w:rsidRPr="00F44888">
        <w:rPr>
          <w:rStyle w:val="VerbatimChar"/>
        </w:rPr>
        <w:t xml:space="preserve">      stars = .x$stargazers_count,</w:t>
      </w:r>
      <w:r w:rsidRPr="00F44888">
        <w:br/>
      </w:r>
      <w:r w:rsidRPr="00F44888">
        <w:rPr>
          <w:rStyle w:val="VerbatimChar"/>
        </w:rPr>
        <w:t xml:space="preserve">      language = .x$language,</w:t>
      </w:r>
      <w:r w:rsidRPr="00F44888">
        <w:br/>
      </w:r>
      <w:r w:rsidRPr="00F44888">
        <w:rPr>
          <w:rStyle w:val="VerbatimChar"/>
        </w:rPr>
        <w:t xml:space="preserve">      license = safely(~ .x$license$name)(.x)$result</w:t>
      </w:r>
      <w:commentRangeStart w:id="163"/>
      <w:r w:rsidRPr="00F44888">
        <w:rPr>
          <w:rStyle w:val="VerbatimChar"/>
        </w:rPr>
        <w:t>,  # Safely extract license</w:t>
      </w:r>
      <w:r w:rsidRPr="00F44888">
        <w:br/>
      </w:r>
      <w:commentRangeEnd w:id="163"/>
      <w:r w:rsidR="00A46655" w:rsidRPr="00F44888">
        <w:rPr>
          <w:rStyle w:val="Refdecomentario"/>
          <w:sz w:val="20"/>
          <w:szCs w:val="24"/>
          <w:shd w:val="clear" w:color="auto" w:fill="F8F8F8"/>
        </w:rPr>
        <w:commentReference w:id="163"/>
      </w:r>
      <w:r w:rsidRPr="00F44888">
        <w:rPr>
          <w:rStyle w:val="VerbatimChar"/>
        </w:rPr>
        <w:t xml:space="preserve">      owner = safely(~ .x$owner$login)(.x)$result,      # Safely extract owner login</w:t>
      </w:r>
      <w:r w:rsidRPr="00F44888">
        <w:br/>
      </w:r>
      <w:r w:rsidRPr="00F44888">
        <w:rPr>
          <w:rStyle w:val="VerbatimChar"/>
        </w:rPr>
        <w:t xml:space="preserve">      created_at = .x$created_at,</w:t>
      </w:r>
      <w:r w:rsidRPr="00F44888">
        <w:br/>
      </w:r>
      <w:r w:rsidRPr="00F44888">
        <w:rPr>
          <w:rStyle w:val="VerbatimChar"/>
        </w:rPr>
        <w:t xml:space="preserve">      updated_at = .x$updated_at,</w:t>
      </w:r>
      <w:r w:rsidRPr="00F44888">
        <w:br/>
      </w:r>
      <w:r w:rsidRPr="00F44888">
        <w:rPr>
          <w:rStyle w:val="VerbatimChar"/>
        </w:rPr>
        <w:t xml:space="preserve">      pushed_at = .x$pushed_at,</w:t>
      </w:r>
      <w:r w:rsidRPr="00F44888">
        <w:br/>
      </w:r>
      <w:r w:rsidRPr="00F44888">
        <w:rPr>
          <w:rStyle w:val="VerbatimChar"/>
        </w:rPr>
        <w:t xml:space="preserve">      forks = .x$forks_count,</w:t>
      </w:r>
      <w:r w:rsidRPr="00F44888">
        <w:br/>
      </w:r>
      <w:r w:rsidRPr="00F44888">
        <w:rPr>
          <w:rStyle w:val="VerbatimChar"/>
        </w:rPr>
        <w:t xml:space="preserve">      open_issues = .x$open_issues_count,</w:t>
      </w:r>
      <w:r w:rsidRPr="00F44888">
        <w:br/>
      </w:r>
      <w:r w:rsidRPr="00F44888">
        <w:rPr>
          <w:rStyle w:val="VerbatimChar"/>
        </w:rPr>
        <w:t xml:space="preserve">      size = .x$size,</w:t>
      </w:r>
      <w:r w:rsidRPr="00F44888">
        <w:br/>
      </w:r>
      <w:r w:rsidRPr="00F44888">
        <w:rPr>
          <w:rStyle w:val="VerbatimChar"/>
        </w:rPr>
        <w:t xml:space="preserve">      watchers = .x$watchers_count,</w:t>
      </w:r>
      <w:r w:rsidRPr="00F44888">
        <w:br/>
      </w:r>
      <w:r w:rsidRPr="00F44888">
        <w:rPr>
          <w:rStyle w:val="VerbatimChar"/>
        </w:rPr>
        <w:t xml:space="preserve">      has_issues = .x$has_issues,</w:t>
      </w:r>
      <w:r w:rsidRPr="00F44888">
        <w:br/>
      </w:r>
      <w:r w:rsidRPr="00F44888">
        <w:rPr>
          <w:rStyle w:val="VerbatimChar"/>
        </w:rPr>
        <w:t xml:space="preserve">      has_wiki = .x$has_wiki,</w:t>
      </w:r>
      <w:r w:rsidRPr="00F44888">
        <w:br/>
      </w:r>
      <w:r w:rsidRPr="00F44888">
        <w:rPr>
          <w:rStyle w:val="VerbatimChar"/>
        </w:rPr>
        <w:t xml:space="preserve">      has_pages = .x$has_pages</w:t>
      </w:r>
      <w:r w:rsidRPr="00F44888">
        <w:br/>
      </w:r>
      <w:r w:rsidRPr="00F44888">
        <w:rPr>
          <w:rStyle w:val="VerbatimChar"/>
        </w:rPr>
        <w:t xml:space="preserve">    )</w:t>
      </w:r>
      <w:r w:rsidRPr="00F44888">
        <w:br/>
      </w:r>
      <w:r w:rsidRPr="00F44888">
        <w:rPr>
          <w:rStyle w:val="VerbatimChar"/>
        </w:rPr>
        <w:t xml:space="preserve">  })</w:t>
      </w:r>
    </w:p>
    <w:p w14:paraId="49F72BC3" w14:textId="77777777" w:rsidR="007F76E0" w:rsidRPr="00103CF4" w:rsidRDefault="00000000">
      <w:pPr>
        <w:rPr>
          <w:lang w:val="es-ES"/>
        </w:rPr>
      </w:pPr>
      <w:r>
        <w:rPr>
          <w:lang w:val="es-ES"/>
        </w:rPr>
        <w:t xml:space="preserve">Así, obtenemos un </w:t>
      </w:r>
      <w:r>
        <w:rPr>
          <w:rStyle w:val="VerbatimChar"/>
          <w:lang w:val="es-ES"/>
        </w:rPr>
        <w:t>tibble</w:t>
      </w:r>
      <w:r>
        <w:rPr>
          <w:lang w:val="es-ES"/>
        </w:rPr>
        <w:t xml:space="preserve"> de </w:t>
      </w:r>
      <w:commentRangeStart w:id="164"/>
      <w:r>
        <w:rPr>
          <w:lang w:val="es-ES"/>
        </w:rPr>
        <w:t xml:space="preserve">411 </w:t>
      </w:r>
      <w:commentRangeEnd w:id="164"/>
      <w:r w:rsidR="003220EF">
        <w:rPr>
          <w:rStyle w:val="Refdecomentario"/>
          <w:sz w:val="20"/>
          <w:szCs w:val="24"/>
          <w:lang w:val="es-ES"/>
        </w:rPr>
        <w:commentReference w:id="164"/>
      </w:r>
      <w:r>
        <w:rPr>
          <w:lang w:val="es-ES"/>
        </w:rPr>
        <w:t xml:space="preserve">filas correspondiente a los paquetes encontrados y 20 columnas con los atributos que les caracterizan. Uno de </w:t>
      </w:r>
      <w:commentRangeStart w:id="165"/>
      <w:r>
        <w:rPr>
          <w:lang w:val="es-ES"/>
        </w:rPr>
        <w:t>estos atributos es el número de estrellas (</w:t>
      </w:r>
      <w:r>
        <w:rPr>
          <w:rStyle w:val="VerbatimChar"/>
          <w:lang w:val="es-ES"/>
        </w:rPr>
        <w:t>stars</w:t>
      </w:r>
      <w:r>
        <w:rPr>
          <w:lang w:val="es-ES"/>
        </w:rPr>
        <w:t xml:space="preserve">) </w:t>
      </w:r>
      <w:commentRangeEnd w:id="165"/>
      <w:r w:rsidR="009B1D03">
        <w:rPr>
          <w:rStyle w:val="Refdecomentario"/>
          <w:sz w:val="20"/>
          <w:szCs w:val="24"/>
          <w:lang w:val="es-ES"/>
        </w:rPr>
        <w:commentReference w:id="165"/>
      </w:r>
      <w:r>
        <w:rPr>
          <w:lang w:val="es-ES"/>
        </w:rPr>
        <w:t xml:space="preserve">que un paquete posee. Es </w:t>
      </w:r>
      <w:commentRangeStart w:id="166"/>
      <w:r>
        <w:rPr>
          <w:lang w:val="es-ES"/>
        </w:rPr>
        <w:t xml:space="preserve">interesante notar que no es tan clara la relación entre </w:t>
      </w:r>
      <w:del w:id="167" w:author="JULEN ASTIGARRAGA URCELAY" w:date="2025-07-14T15:48:00Z" w16du:dateUtc="2025-07-14T13:48:00Z">
        <w:r>
          <w:rPr>
            <w:lang w:val="es-ES"/>
          </w:rPr>
          <w:delText xml:space="preserve">entre </w:delText>
        </w:r>
      </w:del>
      <w:r>
        <w:rPr>
          <w:lang w:val="es-ES"/>
        </w:rPr>
        <w:t xml:space="preserve">el número de estrellas </w:t>
      </w:r>
      <w:commentRangeEnd w:id="166"/>
      <w:r w:rsidR="009B1D03">
        <w:rPr>
          <w:rStyle w:val="Refdecomentario"/>
          <w:sz w:val="20"/>
          <w:szCs w:val="24"/>
          <w:lang w:val="es-ES"/>
        </w:rPr>
        <w:commentReference w:id="166"/>
      </w:r>
      <w:r>
        <w:rPr>
          <w:lang w:val="es-ES"/>
        </w:rPr>
        <w:t>y la fecha de creación del repositorio (@</w:t>
      </w:r>
      <w:commentRangeStart w:id="168"/>
      <w:r>
        <w:rPr>
          <w:lang w:val="es-ES"/>
        </w:rPr>
        <w:t>ref(fig:fig3)).</w:t>
      </w:r>
      <w:bookmarkEnd w:id="49"/>
      <w:bookmarkEnd w:id="131"/>
      <w:commentRangeEnd w:id="168"/>
      <w:r w:rsidR="000553A7" w:rsidRPr="00103CF4">
        <w:rPr>
          <w:rStyle w:val="Refdecomentario"/>
          <w:sz w:val="20"/>
          <w:szCs w:val="24"/>
          <w:lang w:val="es-ES"/>
        </w:rPr>
        <w:commentReference w:id="168"/>
      </w:r>
    </w:p>
    <w:p w14:paraId="2A56A16C" w14:textId="77777777" w:rsidR="007F76E0" w:rsidRDefault="00000000">
      <w:pPr>
        <w:pStyle w:val="Ttulo1"/>
        <w:rPr>
          <w:lang w:val="es-ES"/>
        </w:rPr>
      </w:pPr>
      <w:bookmarkStart w:id="169" w:name="discusión"/>
      <w:r>
        <w:rPr>
          <w:lang w:val="es-ES"/>
        </w:rPr>
        <w:t>Discusión</w:t>
      </w:r>
    </w:p>
    <w:p w14:paraId="587B6DF2" w14:textId="77777777" w:rsidR="007F76E0" w:rsidRPr="00103CF4" w:rsidRDefault="00000000">
      <w:pPr>
        <w:rPr>
          <w:lang w:val="es-ES"/>
        </w:rPr>
      </w:pPr>
      <w:r>
        <w:rPr>
          <w:lang w:val="es-ES"/>
        </w:rPr>
        <w:t xml:space="preserve">Si bien existen herramientas para poder tener una visión general de los paquetes disponibles para el lenguaje de programación R, como pueden ser los </w:t>
      </w:r>
      <w:r>
        <w:rPr>
          <w:rStyle w:val="VerbatimChar"/>
          <w:lang w:val="es-ES"/>
        </w:rPr>
        <w:t>CRAN TASK VIEW</w:t>
      </w:r>
      <w:r>
        <w:rPr>
          <w:lang w:val="es-ES"/>
        </w:rPr>
        <w:t xml:space="preserve"> para el repositorio CRAN o los </w:t>
      </w:r>
      <w:r>
        <w:rPr>
          <w:rStyle w:val="VerbatimChar"/>
          <w:lang w:val="es-ES"/>
        </w:rPr>
        <w:t>BiocViews</w:t>
      </w:r>
      <w:r>
        <w:rPr>
          <w:lang w:val="es-ES"/>
        </w:rPr>
        <w:t xml:space="preserve"> para el repositorio Bioconductor, no existe una herramienta (aún) que permita ordenar y sistematizar los paquetes presentes en GitHub. </w:t>
      </w:r>
      <w:commentRangeStart w:id="170"/>
      <w:r>
        <w:rPr>
          <w:lang w:val="es-ES"/>
        </w:rPr>
        <w:t xml:space="preserve">Algunas herramientas existentes como la plataforma web </w:t>
      </w:r>
      <w:r>
        <w:rPr>
          <w:rStyle w:val="VerbatimChar"/>
          <w:lang w:val="es-ES"/>
        </w:rPr>
        <w:t>libraries.io</w:t>
      </w:r>
      <w:r>
        <w:rPr>
          <w:lang w:val="es-ES"/>
        </w:rPr>
        <w:t xml:space="preserve"> (</w:t>
      </w:r>
      <w:commentRangeStart w:id="171"/>
      <w:r>
        <w:rPr>
          <w:lang w:val="es-ES"/>
        </w:rPr>
        <w:t>Libraries.io, n.d</w:t>
      </w:r>
      <w:commentRangeEnd w:id="171"/>
      <w:r w:rsidR="009E3B10">
        <w:rPr>
          <w:rStyle w:val="Refdecomentario"/>
          <w:sz w:val="20"/>
          <w:szCs w:val="24"/>
          <w:lang w:val="es-ES"/>
        </w:rPr>
        <w:commentReference w:id="171"/>
      </w:r>
      <w:r>
        <w:rPr>
          <w:lang w:val="es-ES"/>
        </w:rPr>
        <w:t xml:space="preserve">.), si bien permite la consulta de paquetes, </w:t>
      </w:r>
      <w:del w:id="172" w:author="JULEN ASTIGARRAGA URCELAY" w:date="2025-07-14T15:49:00Z" w16du:dateUtc="2025-07-14T13:49:00Z">
        <w:r>
          <w:rPr>
            <w:lang w:val="es-ES"/>
          </w:rPr>
          <w:delText xml:space="preserve">ésta </w:delText>
        </w:r>
      </w:del>
      <w:r>
        <w:rPr>
          <w:lang w:val="es-ES"/>
        </w:rPr>
        <w:t>no permiten hacer una búsqueda en la información de cada uno de los paquetes, haciendo imposible una búsque</w:t>
      </w:r>
      <w:ins w:id="173" w:author="Unknown Author" w:date="2025-07-06T19:46:00Z">
        <w:r>
          <w:rPr>
            <w:lang w:val="es-ES"/>
          </w:rPr>
          <w:t>d</w:t>
        </w:r>
      </w:ins>
      <w:r>
        <w:rPr>
          <w:lang w:val="es-ES"/>
        </w:rPr>
        <w:t>a sistemática.</w:t>
      </w:r>
      <w:commentRangeEnd w:id="170"/>
      <w:r>
        <w:rPr>
          <w:rStyle w:val="Refdecomentario"/>
          <w:sz w:val="20"/>
          <w:szCs w:val="24"/>
          <w:lang w:val="es-ES"/>
        </w:rPr>
        <w:commentReference w:id="170"/>
      </w:r>
      <w:r>
        <w:rPr>
          <w:lang w:val="es-ES"/>
        </w:rPr>
        <w:t xml:space="preserve"> Así, creo que es de importancia contar con </w:t>
      </w:r>
      <w:ins w:id="174" w:author="Claudia Fernández Ruiz" w:date="2026-03-21T18:21:00Z" w16du:dateUtc="2026-03-21T17:21:00Z">
        <w:r w:rsidR="00E0739C" w:rsidRPr="001F00DE">
          <w:rPr>
            <w:lang w:val="es-ES"/>
          </w:rPr>
          <w:t>un</w:t>
        </w:r>
      </w:ins>
      <w:ins w:id="175" w:author="JULEN ASTIGARRAGA URCELAY" w:date="2025-07-14T15:49:00Z" w16du:dateUtc="2025-07-14T13:49:00Z">
        <w:r w:rsidR="00071543">
          <w:rPr>
            <w:lang w:val="es-ES"/>
          </w:rPr>
          <w:t>a</w:t>
        </w:r>
      </w:ins>
      <w:ins w:id="176" w:author="Claudia Fernández Ruiz" w:date="2026-03-21T18:21:00Z" w16du:dateUtc="2026-03-21T17:21:00Z">
        <w:r w:rsidR="00E0739C" w:rsidRPr="001F00DE">
          <w:rPr>
            <w:lang w:val="es-ES"/>
          </w:rPr>
          <w:t xml:space="preserve"> </w:t>
        </w:r>
      </w:ins>
      <w:del w:id="177" w:author="Ignacio Ramos Gutierrez" w:date="2025-07-14T12:43:00Z" w16du:dateUtc="2025-07-14T10:43:00Z">
        <w:r w:rsidRPr="00242110" w:rsidDel="00A25DFA">
          <w:rPr>
            <w:lang w:val="es-ES"/>
          </w:rPr>
          <w:delText>a</w:delText>
        </w:r>
      </w:del>
      <w:ins w:id="178" w:author="Ignacio Ramos Gutierrez" w:date="2026-03-21T18:23:00Z" w16du:dateUtc="2026-03-21T17:23:00Z">
        <w:r w:rsidRPr="00242110">
          <w:rPr>
            <w:lang w:val="es-ES"/>
          </w:rPr>
          <w:t>pequeña</w:t>
        </w:r>
      </w:ins>
      <w:del w:id="179" w:author="JULEN ASTIGARRAGA URCELAY" w:date="2025-07-14T15:49:00Z" w16du:dateUtc="2025-07-14T13:49:00Z">
        <w:r w:rsidR="00E0739C" w:rsidRPr="001F00DE" w:rsidDel="00071543">
          <w:rPr>
            <w:lang w:val="es-ES"/>
          </w:rPr>
          <w:delText>a</w:delText>
        </w:r>
      </w:del>
      <w:ins w:id="180" w:author="Claudia Fernández Ruiz" w:date="2026-03-21T18:21:00Z" w16du:dateUtc="2026-03-21T17:21:00Z">
        <w:r w:rsidR="00E0739C" w:rsidRPr="001F00DE">
          <w:rPr>
            <w:lang w:val="es-ES"/>
          </w:rPr>
          <w:t>pequeña</w:t>
        </w:r>
      </w:ins>
      <w:del w:id="181" w:author="Claudia Fernández Ruiz" w:date="2026-03-21T18:21:00Z" w16du:dateUtc="2026-03-21T17:21:00Z">
        <w:r>
          <w:rPr>
            <w:lang w:val="es-ES"/>
          </w:rPr>
          <w:delText>un</w:delText>
        </w:r>
      </w:del>
      <w:del w:id="182" w:author="Unknown Author" w:date="2025-07-06T19:46:00Z">
        <w:r>
          <w:rPr>
            <w:lang w:val="es-ES"/>
          </w:rPr>
          <w:delText xml:space="preserve"> </w:delText>
        </w:r>
      </w:del>
      <w:del w:id="183" w:author="Claudia Fernández Ruiz" w:date="2026-03-21T18:21:00Z" w16du:dateUtc="2026-03-21T17:21:00Z">
        <w:r>
          <w:rPr>
            <w:lang w:val="es-ES"/>
          </w:rPr>
          <w:delText>a</w:delText>
        </w:r>
      </w:del>
      <w:ins w:id="184" w:author="Unknown Author" w:date="2025-07-06T19:46:00Z">
        <w:r>
          <w:rPr>
            <w:lang w:val="es-ES"/>
          </w:rPr>
          <w:t xml:space="preserve"> </w:t>
        </w:r>
      </w:ins>
      <w:del w:id="185" w:author="Claudia Fernández Ruiz" w:date="2026-03-21T18:21:00Z" w16du:dateUtc="2026-03-21T17:21:00Z">
        <w:r>
          <w:rPr>
            <w:lang w:val="es-ES"/>
          </w:rPr>
          <w:delText>pequeña</w:delText>
        </w:r>
      </w:del>
      <w:r>
        <w:rPr>
          <w:lang w:val="es-ES"/>
        </w:rPr>
        <w:t xml:space="preserve"> ayuda para hacer </w:t>
      </w:r>
      <w:del w:id="186" w:author="Ignacio Ramos Gutierrez" w:date="2025-07-14T13:03:00Z" w16du:dateUtc="2025-07-14T11:03:00Z">
        <w:r w:rsidRPr="00242110" w:rsidDel="00BA07EA">
          <w:rPr>
            <w:lang w:val="es-ES"/>
          </w:rPr>
          <w:delText>busqueda</w:delText>
        </w:r>
      </w:del>
      <w:ins w:id="187" w:author="Ignacio Ramos Gutierrez" w:date="2025-07-14T13:03:00Z" w16du:dateUtc="2025-07-14T11:03:00Z">
        <w:r w:rsidR="00BA07EA" w:rsidRPr="00242110">
          <w:rPr>
            <w:lang w:val="es-ES"/>
          </w:rPr>
          <w:t>búsque</w:t>
        </w:r>
        <w:r w:rsidR="00BA07EA" w:rsidRPr="00242110">
          <w:rPr>
            <w:lang w:val="es-ES"/>
          </w:rPr>
          <w:lastRenderedPageBreak/>
          <w:t>da</w:t>
        </w:r>
      </w:ins>
      <w:ins w:id="188" w:author="Claudia Fernández Ruiz" w:date="2026-03-21T18:21:00Z" w16du:dateUtc="2026-03-21T17:21:00Z">
        <w:r w:rsidR="00E0739C" w:rsidRPr="001F00DE">
          <w:rPr>
            <w:lang w:val="es-ES"/>
          </w:rPr>
          <w:t>b</w:t>
        </w:r>
      </w:ins>
      <w:ins w:id="189" w:author="JULEN ASTIGARRAGA URCELAY" w:date="2025-07-14T15:49:00Z" w16du:dateUtc="2025-07-14T13:49:00Z">
        <w:r w:rsidR="00071543">
          <w:rPr>
            <w:lang w:val="es-ES"/>
          </w:rPr>
          <w:t>ú</w:t>
        </w:r>
      </w:ins>
      <w:del w:id="190" w:author="JULEN ASTIGARRAGA URCELAY" w:date="2025-07-14T15:49:00Z" w16du:dateUtc="2025-07-14T13:49:00Z">
        <w:r w:rsidR="00E0739C" w:rsidRPr="001F00DE" w:rsidDel="00071543">
          <w:rPr>
            <w:lang w:val="es-ES"/>
          </w:rPr>
          <w:delText>u</w:delText>
        </w:r>
      </w:del>
      <w:ins w:id="191" w:author="Claudia Fernández Ruiz" w:date="2026-03-21T18:21:00Z" w16du:dateUtc="2026-03-21T17:21:00Z">
        <w:r w:rsidR="00E0739C" w:rsidRPr="001F00DE">
          <w:rPr>
            <w:lang w:val="es-ES"/>
          </w:rPr>
          <w:t>squeda</w:t>
        </w:r>
      </w:ins>
      <w:del w:id="192" w:author="Claudia Fernández Ruiz" w:date="2026-03-21T18:21:00Z" w16du:dateUtc="2026-03-21T17:21:00Z">
        <w:r>
          <w:rPr>
            <w:lang w:val="es-ES"/>
          </w:rPr>
          <w:delText>busqueda</w:delText>
        </w:r>
      </w:del>
      <w:r>
        <w:rPr>
          <w:lang w:val="es-ES"/>
        </w:rPr>
        <w:t xml:space="preserve"> sistemática dentro de los repositorios más comunes para el lenguaje de programación R como </w:t>
      </w:r>
      <w:ins w:id="193" w:author="Claudia Fernández Ruiz" w:date="2026-03-21T18:21:00Z" w16du:dateUtc="2026-03-21T17:21:00Z">
        <w:r w:rsidR="00E0739C" w:rsidRPr="001F00DE">
          <w:rPr>
            <w:lang w:val="es-ES"/>
          </w:rPr>
          <w:t>puede</w:t>
        </w:r>
      </w:ins>
      <w:ins w:id="194" w:author="JULEN ASTIGARRAGA URCELAY" w:date="2025-07-14T15:50:00Z" w16du:dateUtc="2025-07-14T13:50:00Z">
        <w:r w:rsidR="002F491F">
          <w:rPr>
            <w:lang w:val="es-ES"/>
          </w:rPr>
          <w:t>n</w:t>
        </w:r>
      </w:ins>
      <w:del w:id="195" w:author="Claudia Fernández Ruiz" w:date="2026-03-21T18:21:00Z" w16du:dateUtc="2026-03-21T17:21:00Z">
        <w:r>
          <w:rPr>
            <w:lang w:val="es-ES"/>
          </w:rPr>
          <w:delText>puede</w:delText>
        </w:r>
      </w:del>
      <w:r>
        <w:rPr>
          <w:lang w:val="es-ES"/>
        </w:rPr>
        <w:t xml:space="preserve"> ser </w:t>
      </w:r>
      <w:del w:id="196" w:author="JULEN ASTIGARRAGA URCELAY" w:date="2025-07-14T15:50:00Z" w16du:dateUtc="2025-07-14T13:50:00Z">
        <w:r>
          <w:rPr>
            <w:lang w:val="es-ES"/>
          </w:rPr>
          <w:delText xml:space="preserve">el </w:delText>
        </w:r>
      </w:del>
      <w:r>
        <w:rPr>
          <w:lang w:val="es-ES"/>
        </w:rPr>
        <w:t xml:space="preserve">CRAN, </w:t>
      </w:r>
      <w:del w:id="197" w:author="JULEN ASTIGARRAGA URCELAY" w:date="2025-07-14T15:50:00Z" w16du:dateUtc="2025-07-14T13:50:00Z">
        <w:r w:rsidR="00E0739C" w:rsidRPr="001F00DE" w:rsidDel="00E0739C">
          <w:rPr>
            <w:lang w:val="es-ES"/>
          </w:rPr>
          <w:delText>b</w:delText>
        </w:r>
      </w:del>
      <w:ins w:id="198" w:author="JULEN ASTIGARRAGA URCELAY" w:date="2025-07-14T15:50:00Z" w16du:dateUtc="2025-07-14T13:50:00Z">
        <w:r w:rsidR="00E0739C">
          <w:rPr>
            <w:lang w:val="es-ES"/>
          </w:rPr>
          <w:t>B</w:t>
        </w:r>
      </w:ins>
      <w:ins w:id="199" w:author="Claudia Fernández Ruiz" w:date="2026-03-21T18:21:00Z" w16du:dateUtc="2026-03-21T17:21:00Z">
        <w:r w:rsidR="00E0739C" w:rsidRPr="001F00DE">
          <w:rPr>
            <w:lang w:val="es-ES"/>
          </w:rPr>
          <w:t>ioconductor</w:t>
        </w:r>
      </w:ins>
      <w:ins w:id="200" w:author="Unknown Author" w:date="2025-07-06T19:46:00Z">
        <w:r>
          <w:rPr>
            <w:lang w:val="es-ES"/>
          </w:rPr>
          <w:t>B</w:t>
        </w:r>
      </w:ins>
      <w:del w:id="201" w:author="Unknown Author" w:date="2025-07-06T19:46:00Z">
        <w:r>
          <w:rPr>
            <w:lang w:val="es-ES"/>
          </w:rPr>
          <w:delText>b</w:delText>
        </w:r>
      </w:del>
      <w:del w:id="202" w:author="Claudia Fernández Ruiz" w:date="2026-03-21T18:21:00Z" w16du:dateUtc="2026-03-21T17:21:00Z">
        <w:r>
          <w:rPr>
            <w:lang w:val="es-ES"/>
          </w:rPr>
          <w:delText>ioconductor</w:delText>
        </w:r>
      </w:del>
      <w:r>
        <w:rPr>
          <w:lang w:val="es-ES"/>
        </w:rPr>
        <w:t xml:space="preserve"> y/o GitHub.</w:t>
      </w:r>
      <w:del w:id="203" w:author="JULEN ASTIGARRAGA URCELAY" w:date="2025-07-14T15:50:00Z" w16du:dateUtc="2025-07-14T13:50:00Z">
        <w:r>
          <w:rPr>
            <w:lang w:val="es-ES"/>
          </w:rPr>
          <w:delText xml:space="preserve"> </w:delText>
        </w:r>
      </w:del>
      <w:bookmarkEnd w:id="169"/>
      <w:del w:id="204" w:author="Unknown Author" w:date="2025-07-06T19:46:00Z">
        <w:r>
          <w:rPr>
            <w:lang w:val="es-ES"/>
          </w:rPr>
          <w:delText>Texto.</w:delText>
        </w:r>
      </w:del>
    </w:p>
    <w:p w14:paraId="1235C238" w14:textId="77777777" w:rsidR="007F76E0" w:rsidRDefault="00000000">
      <w:pPr>
        <w:pStyle w:val="Ttulo1"/>
        <w:rPr>
          <w:lang w:val="es-ES"/>
        </w:rPr>
      </w:pPr>
      <w:commentRangeStart w:id="205"/>
      <w:r>
        <w:rPr>
          <w:lang w:val="es-ES"/>
        </w:rPr>
        <w:t>Conclusiones</w:t>
      </w:r>
      <w:commentRangeEnd w:id="205"/>
      <w:r w:rsidR="005E45FE">
        <w:rPr>
          <w:rStyle w:val="Refdecomentario"/>
          <w:sz w:val="22"/>
          <w:szCs w:val="32"/>
          <w:lang w:val="es-ES"/>
        </w:rPr>
        <w:commentReference w:id="205"/>
      </w:r>
    </w:p>
    <w:p w14:paraId="3368A800" w14:textId="77777777" w:rsidR="007F76E0" w:rsidRDefault="00000000">
      <w:pPr>
        <w:rPr>
          <w:lang w:val="es-ES"/>
        </w:rPr>
      </w:pPr>
      <w:bookmarkStart w:id="206" w:name="conclusiones"/>
      <w:r>
        <w:rPr>
          <w:lang w:val="es-ES"/>
        </w:rPr>
        <w:t xml:space="preserve">Se presenta una descripción y ejemplos de consultas sistemáticas de los paquetes disponibles en los repositorios más comunes para el lenguaje de programación R (CRAN, </w:t>
      </w:r>
      <w:del w:id="207" w:author="JULEN ASTIGARRAGA URCELAY" w:date="2025-07-14T15:51:00Z" w16du:dateUtc="2025-07-14T13:51:00Z">
        <w:r w:rsidR="00E0739C" w:rsidRPr="001F00DE" w:rsidDel="00E0739C">
          <w:rPr>
            <w:lang w:val="es-ES"/>
          </w:rPr>
          <w:delText>b</w:delText>
        </w:r>
      </w:del>
      <w:ins w:id="208" w:author="JULEN ASTIGARRAGA URCELAY" w:date="2025-07-14T15:51:00Z" w16du:dateUtc="2025-07-14T13:51:00Z">
        <w:r w:rsidR="00E0739C">
          <w:rPr>
            <w:lang w:val="es-ES"/>
          </w:rPr>
          <w:t>B</w:t>
        </w:r>
      </w:ins>
      <w:ins w:id="209" w:author="Claudia Fernández Ruiz" w:date="2026-03-21T18:21:00Z" w16du:dateUtc="2026-03-21T17:21:00Z">
        <w:r w:rsidR="00E0739C" w:rsidRPr="001F00DE">
          <w:rPr>
            <w:lang w:val="es-ES"/>
          </w:rPr>
          <w:t>ioconductor</w:t>
        </w:r>
      </w:ins>
      <w:del w:id="210" w:author="Claudia Fernández Ruiz" w:date="2026-03-21T18:21:00Z" w16du:dateUtc="2026-03-21T17:21:00Z">
        <w:r>
          <w:rPr>
            <w:lang w:val="es-ES"/>
          </w:rPr>
          <w:delText>bioconductor</w:delText>
        </w:r>
      </w:del>
      <w:r>
        <w:rPr>
          <w:lang w:val="es-ES"/>
        </w:rPr>
        <w:t xml:space="preserve"> y GitHub).</w:t>
      </w:r>
      <w:bookmarkEnd w:id="206"/>
    </w:p>
    <w:p w14:paraId="5101D0AE" w14:textId="77777777" w:rsidR="007F76E0" w:rsidRDefault="00000000">
      <w:pPr>
        <w:pStyle w:val="Ttulo1"/>
        <w:rPr>
          <w:lang w:val="es-ES"/>
        </w:rPr>
      </w:pPr>
      <w:bookmarkStart w:id="211" w:name="contribución-de-los-autores"/>
      <w:r>
        <w:rPr>
          <w:lang w:val="es-ES"/>
        </w:rPr>
        <w:t>Contribución de los autores</w:t>
      </w:r>
      <w:bookmarkEnd w:id="211"/>
    </w:p>
    <w:p w14:paraId="4DAF8464" w14:textId="77777777" w:rsidR="007F76E0" w:rsidRDefault="00000000">
      <w:pPr>
        <w:pStyle w:val="Ttulo1"/>
        <w:rPr>
          <w:lang w:val="es-ES"/>
        </w:rPr>
      </w:pPr>
      <w:bookmarkStart w:id="212" w:name="agradecimientos"/>
      <w:r>
        <w:rPr>
          <w:lang w:val="es-ES"/>
        </w:rPr>
        <w:t>Agradecimientos</w:t>
      </w:r>
    </w:p>
    <w:p w14:paraId="6176E0B8" w14:textId="77777777" w:rsidR="007F76E0" w:rsidRPr="00103CF4" w:rsidRDefault="00000000">
      <w:pPr>
        <w:rPr>
          <w:lang w:val="es-ES"/>
        </w:rPr>
      </w:pPr>
      <w:r>
        <w:rPr>
          <w:lang w:val="es-ES"/>
        </w:rPr>
        <w:t>Esta nota se ha revisado siguiendo un proceso colaborativo y público disponible en (link al issue correspondiente). Para reproducir tant</w:t>
      </w:r>
      <w:del w:id="213" w:author="JULEN ASTIGARRAGA URCELAY" w:date="2025-07-14T15:51:00Z" w16du:dateUtc="2025-07-14T13:51:00Z">
        <w:r>
          <w:rPr>
            <w:lang w:val="es-ES"/>
          </w:rPr>
          <w:delText>r</w:delText>
        </w:r>
      </w:del>
      <w:r>
        <w:rPr>
          <w:lang w:val="es-ES"/>
        </w:rPr>
        <w:t>o los códigos de la nota como las figuras aquí presentadas, se puede consultar el repositorio creado para esta nota ecoinformática (</w:t>
      </w:r>
      <w:r>
        <w:fldChar w:fldCharType="begin"/>
      </w:r>
      <w:r>
        <w:rPr>
          <w:rPrChange w:id="214" w:author="Ignacio Ramos Gutierrez" w:date="2026-03-21T18:23:00Z" w16du:dateUtc="2026-03-21T17:23:00Z">
            <w:rPr>
              <w:lang w:val="es-ES"/>
            </w:rPr>
          </w:rPrChange>
        </w:rPr>
        <w:instrText>HYPERLINK "https://github.com/ajcanepa/NotaEcoinformatica_Revision_Repositorios" \h</w:instrText>
      </w:r>
      <w:r>
        <w:fldChar w:fldCharType="separate"/>
      </w:r>
      <w:r w:rsidRPr="00242110">
        <w:rPr>
          <w:rStyle w:val="Hipervnculo"/>
          <w:rPrChange w:id="215" w:author="Ignacio Ramos Gutierrez" w:date="2026-03-21T18:23:00Z" w16du:dateUtc="2026-03-21T17:23:00Z">
            <w:rPr>
              <w:rStyle w:val="Hipervnculo"/>
              <w:lang w:val="es-ES"/>
            </w:rPr>
          </w:rPrChange>
        </w:rPr>
        <w:t>https://github.com/ajcanepa/NotaEcoinformatica_Revision_Repositorios</w:t>
      </w:r>
      <w:r>
        <w:fldChar w:fldCharType="end"/>
      </w:r>
      <w:r>
        <w:rPr>
          <w:lang w:val="es-ES"/>
        </w:rPr>
        <w:t>).</w:t>
      </w:r>
      <w:del w:id="216" w:author="Claudia Fernández Ruiz" w:date="2026-03-21T18:21:00Z" w16du:dateUtc="2026-03-21T17:21:00Z">
        <w:r>
          <w:rPr>
            <w:lang w:val="es-ES"/>
          </w:rPr>
          <w:delText>X</w:delText>
        </w:r>
      </w:del>
      <w:bookmarkEnd w:id="212"/>
    </w:p>
    <w:p w14:paraId="2897DE5E" w14:textId="77777777" w:rsidR="007F76E0" w:rsidRPr="00242110" w:rsidRDefault="00000000">
      <w:pPr>
        <w:pStyle w:val="Ttulo1"/>
        <w:rPr>
          <w:lang w:val="es-ES"/>
          <w:rPrChange w:id="217" w:author="Ignacio Ramos Gutierrez" w:date="2026-03-21T18:23:00Z" w16du:dateUtc="2026-03-21T17:23:00Z">
            <w:rPr>
              <w:lang w:val="en-GB"/>
            </w:rPr>
          </w:rPrChange>
        </w:rPr>
      </w:pPr>
      <w:r w:rsidRPr="00242110">
        <w:rPr>
          <w:lang w:val="es-ES"/>
          <w:rPrChange w:id="218" w:author="Ignacio Ramos Gutierrez" w:date="2026-03-21T18:23:00Z" w16du:dateUtc="2026-03-21T17:23:00Z">
            <w:rPr>
              <w:lang w:val="en-GB"/>
            </w:rPr>
          </w:rPrChange>
        </w:rPr>
        <w:t>Referencias</w:t>
      </w:r>
    </w:p>
    <w:p w14:paraId="653A88B9" w14:textId="77777777" w:rsidR="007F76E0" w:rsidRPr="00242110" w:rsidRDefault="00000000">
      <w:pPr>
        <w:pStyle w:val="Bibliografa"/>
        <w:rPr>
          <w:lang w:val="es-ES"/>
          <w:rPrChange w:id="219" w:author="Ignacio Ramos Gutierrez" w:date="2026-03-21T18:23:00Z" w16du:dateUtc="2026-03-21T17:23:00Z">
            <w:rPr/>
          </w:rPrChange>
        </w:rPr>
      </w:pPr>
      <w:bookmarkStart w:id="220" w:name="ref-gh_package"/>
      <w:bookmarkStart w:id="221" w:name="refs"/>
      <w:r w:rsidRPr="00242110">
        <w:rPr>
          <w:lang w:val="es-ES"/>
          <w:rPrChange w:id="222" w:author="Ignacio Ramos Gutierrez" w:date="2026-03-21T18:23:00Z" w16du:dateUtc="2026-03-21T17:23:00Z">
            <w:rPr>
              <w:lang w:val="en-GB"/>
            </w:rPr>
          </w:rPrChange>
        </w:rPr>
        <w:t xml:space="preserve">Bryan, J., Wickham, H. 2024. </w:t>
      </w:r>
      <w:r>
        <w:fldChar w:fldCharType="begin"/>
      </w:r>
      <w:r>
        <w:rPr>
          <w:rPrChange w:id="223" w:author="Ignacio Ramos Gutierrez" w:date="2026-03-21T18:23:00Z" w16du:dateUtc="2026-03-21T17:23:00Z">
            <w:rPr>
              <w:lang w:val="en-GB"/>
            </w:rPr>
          </w:rPrChange>
        </w:rPr>
        <w:instrText>HYPERLINK "https://doi.org/10.32614/CRAN.package.gh" \h</w:instrText>
      </w:r>
      <w:r>
        <w:fldChar w:fldCharType="separate"/>
      </w:r>
      <w:r w:rsidRPr="00F44888">
        <w:rPr>
          <w:rStyle w:val="Hipervnculo"/>
          <w:i/>
        </w:rPr>
        <w:t>gh: ’GitHub’ ’API’</w:t>
      </w:r>
      <w:r>
        <w:fldChar w:fldCharType="end"/>
      </w:r>
      <w:r w:rsidRPr="00242110">
        <w:rPr>
          <w:lang w:val="es-ES"/>
          <w:rPrChange w:id="224" w:author="Ignacio Ramos Gutierrez" w:date="2026-03-21T18:23:00Z" w16du:dateUtc="2026-03-21T17:23:00Z">
            <w:rPr/>
          </w:rPrChange>
        </w:rPr>
        <w:t>.</w:t>
      </w:r>
      <w:bookmarkEnd w:id="220"/>
    </w:p>
    <w:p w14:paraId="119C137A" w14:textId="77777777" w:rsidR="007F76E0" w:rsidRPr="00242110" w:rsidRDefault="00000000">
      <w:pPr>
        <w:pStyle w:val="Bibliografa"/>
        <w:rPr>
          <w:lang w:val="es-ES"/>
          <w:rPrChange w:id="225" w:author="Ignacio Ramos Gutierrez" w:date="2026-03-21T18:23:00Z" w16du:dateUtc="2026-03-21T17:23:00Z">
            <w:rPr/>
          </w:rPrChange>
        </w:rPr>
      </w:pPr>
      <w:bookmarkStart w:id="226" w:name="ref-Csardi_2019"/>
      <w:r w:rsidRPr="00242110">
        <w:rPr>
          <w:lang w:val="es-ES"/>
          <w:rPrChange w:id="227" w:author="Ignacio Ramos Gutierrez" w:date="2026-03-21T18:23:00Z" w16du:dateUtc="2026-03-21T17:23:00Z">
            <w:rPr/>
          </w:rPrChange>
        </w:rPr>
        <w:t xml:space="preserve">Cs’ardi, G. 2019. </w:t>
      </w:r>
      <w:hyperlink r:id="rId11">
        <w:r w:rsidR="007F76E0" w:rsidRPr="00F44888">
          <w:rPr>
            <w:rStyle w:val="Hipervnculo"/>
            <w:i/>
          </w:rPr>
          <w:t>cranlogs: Download Logs from the ’RStudio’ ’CRAN’ Mirror</w:t>
        </w:r>
      </w:hyperlink>
      <w:r w:rsidRPr="00242110">
        <w:rPr>
          <w:lang w:val="es-ES"/>
          <w:rPrChange w:id="228" w:author="Ignacio Ramos Gutierrez" w:date="2026-03-21T18:23:00Z" w16du:dateUtc="2026-03-21T17:23:00Z">
            <w:rPr/>
          </w:rPrChange>
        </w:rPr>
        <w:t>.</w:t>
      </w:r>
      <w:bookmarkEnd w:id="226"/>
    </w:p>
    <w:p w14:paraId="2BA3E2DF" w14:textId="77777777" w:rsidR="007F76E0" w:rsidRDefault="00000000">
      <w:pPr>
        <w:pStyle w:val="Bibliografa"/>
      </w:pPr>
      <w:bookmarkStart w:id="229" w:name="ref-librariesio"/>
      <w:r w:rsidRPr="00F44888">
        <w:t xml:space="preserve">Libraries.io. n.d. </w:t>
      </w:r>
      <w:hyperlink r:id="rId12">
        <w:r w:rsidR="007F76E0" w:rsidRPr="00F44888">
          <w:rPr>
            <w:rStyle w:val="Hipervnculo"/>
          </w:rPr>
          <w:t>Discover open source packages, modules and frameworks</w:t>
        </w:r>
      </w:hyperlink>
      <w:r w:rsidRPr="00F44888">
        <w:t>.</w:t>
      </w:r>
      <w:bookmarkEnd w:id="229"/>
    </w:p>
    <w:p w14:paraId="49435DA7" w14:textId="77777777" w:rsidR="007F76E0" w:rsidRDefault="00000000">
      <w:pPr>
        <w:pStyle w:val="Bibliografa"/>
      </w:pPr>
      <w:bookmarkStart w:id="230" w:name="ref-PLAKIDAS2017119"/>
      <w:r w:rsidRPr="00F44888">
        <w:t xml:space="preserve">Plakidas, K., Schall, D., Zdun, U. 2017. </w:t>
      </w:r>
      <w:hyperlink r:id="rId13">
        <w:r w:rsidR="007F76E0" w:rsidRPr="00F44888">
          <w:rPr>
            <w:rStyle w:val="Hipervnculo"/>
          </w:rPr>
          <w:t>Evolution of the R software ecosystem: Metrics, relationships, and their impact on qualities</w:t>
        </w:r>
      </w:hyperlink>
      <w:r w:rsidRPr="00F44888">
        <w:t xml:space="preserve">. </w:t>
      </w:r>
      <w:r w:rsidRPr="00F44888">
        <w:rPr>
          <w:i/>
        </w:rPr>
        <w:t>Journal of Systems and Software</w:t>
      </w:r>
      <w:r w:rsidRPr="00F44888">
        <w:t xml:space="preserve"> 132: 119-146.</w:t>
      </w:r>
      <w:bookmarkEnd w:id="230"/>
    </w:p>
    <w:p w14:paraId="386CA4F0" w14:textId="77777777" w:rsidR="007F76E0" w:rsidRDefault="00000000">
      <w:pPr>
        <w:pStyle w:val="Bibliografa"/>
      </w:pPr>
      <w:bookmarkStart w:id="231" w:name="ref-R_Core_Team_2025"/>
      <w:r w:rsidRPr="00F44888">
        <w:t xml:space="preserve">R Core Team. 2025. </w:t>
      </w:r>
      <w:hyperlink r:id="rId14">
        <w:r w:rsidR="007F76E0" w:rsidRPr="00F44888">
          <w:rPr>
            <w:rStyle w:val="Hipervnculo"/>
            <w:i/>
          </w:rPr>
          <w:t>R: A Language and Environment for Statistical Computing</w:t>
        </w:r>
      </w:hyperlink>
      <w:r w:rsidRPr="00F44888">
        <w:t>. R Foundation for Statistical Computing, Vienna, Austria.</w:t>
      </w:r>
      <w:bookmarkEnd w:id="231"/>
    </w:p>
    <w:p w14:paraId="3B0059CA" w14:textId="77777777" w:rsidR="007F76E0" w:rsidRDefault="00000000">
      <w:pPr>
        <w:pStyle w:val="Bibliografa"/>
      </w:pPr>
      <w:bookmarkStart w:id="232" w:name="ref-Staples2023expansion"/>
      <w:r w:rsidRPr="00F44888">
        <w:t xml:space="preserve">Staples, T.L. 2023. </w:t>
      </w:r>
      <w:hyperlink r:id="rId15">
        <w:r w:rsidR="007F76E0" w:rsidRPr="00F44888">
          <w:rPr>
            <w:rStyle w:val="Hipervnculo"/>
          </w:rPr>
          <w:t>Expansion and evolution of the R programming language</w:t>
        </w:r>
      </w:hyperlink>
      <w:r w:rsidRPr="00F44888">
        <w:t xml:space="preserve">. </w:t>
      </w:r>
      <w:r w:rsidRPr="00F44888">
        <w:rPr>
          <w:i/>
        </w:rPr>
        <w:t>Royal Society Open Science</w:t>
      </w:r>
      <w:r w:rsidRPr="00F44888">
        <w:t xml:space="preserve"> 10: 221550.</w:t>
      </w:r>
      <w:bookmarkEnd w:id="232"/>
    </w:p>
    <w:p w14:paraId="1781629E" w14:textId="77777777" w:rsidR="007F76E0" w:rsidRDefault="00000000">
      <w:pPr>
        <w:pStyle w:val="Bibliografa"/>
      </w:pPr>
      <w:bookmarkStart w:id="233" w:name="ref-Su_2025"/>
      <w:r>
        <w:rPr>
          <w:lang w:val="es-ES"/>
        </w:rPr>
        <w:t xml:space="preserve">Su, S., Ramos, M., Davis, S. 2025. </w:t>
      </w:r>
      <w:r>
        <w:fldChar w:fldCharType="begin"/>
      </w:r>
      <w:r>
        <w:rPr>
          <w:rPrChange w:id="234" w:author="Ignacio Ramos Gutierrez" w:date="2026-03-21T18:23:00Z" w16du:dateUtc="2026-03-21T17:23:00Z">
            <w:rPr>
              <w:lang w:val="es-ES"/>
            </w:rPr>
          </w:rPrChange>
        </w:rPr>
        <w:instrText>HYPERLINK "https://doi.org/10.18129/B9.bioc.BiocPkgTools" \h</w:instrText>
      </w:r>
      <w:r>
        <w:fldChar w:fldCharType="separate"/>
      </w:r>
      <w:r w:rsidRPr="00F44888">
        <w:rPr>
          <w:rStyle w:val="Hipervnculo"/>
          <w:i/>
        </w:rPr>
        <w:t>BiocPkgTools: Collection of simple tools for learning about Bioconductor Packages</w:t>
      </w:r>
      <w:r>
        <w:fldChar w:fldCharType="end"/>
      </w:r>
      <w:r w:rsidRPr="00F44888">
        <w:t>.</w:t>
      </w:r>
      <w:bookmarkEnd w:id="233"/>
    </w:p>
    <w:p w14:paraId="59B0FEC5" w14:textId="77777777" w:rsidR="007F76E0" w:rsidRDefault="00000000">
      <w:pPr>
        <w:pStyle w:val="Bibliografa"/>
      </w:pPr>
      <w:bookmarkStart w:id="235" w:name="ref-Thieme2018Rgeneration"/>
      <w:r w:rsidRPr="00F44888">
        <w:t xml:space="preserve">Thieme, N. 2018. </w:t>
      </w:r>
      <w:hyperlink r:id="rId16">
        <w:r w:rsidR="007F76E0" w:rsidRPr="00F44888">
          <w:rPr>
            <w:rStyle w:val="Hipervnculo"/>
          </w:rPr>
          <w:t>R generation</w:t>
        </w:r>
      </w:hyperlink>
      <w:r w:rsidRPr="00F44888">
        <w:t xml:space="preserve">. </w:t>
      </w:r>
      <w:r w:rsidRPr="00F44888">
        <w:rPr>
          <w:i/>
        </w:rPr>
        <w:t>Significance</w:t>
      </w:r>
      <w:r w:rsidRPr="00F44888">
        <w:t xml:space="preserve"> 15: 14-19.</w:t>
      </w:r>
      <w:bookmarkEnd w:id="235"/>
    </w:p>
    <w:p w14:paraId="762AAE52" w14:textId="77777777" w:rsidR="007F76E0" w:rsidRDefault="00000000">
      <w:pPr>
        <w:pStyle w:val="Bibliografa"/>
      </w:pPr>
      <w:bookmarkStart w:id="236" w:name="ref-Wickham_2025"/>
      <w:r w:rsidRPr="00F44888">
        <w:t xml:space="preserve">Wickham, H., Henry, L. 2025. </w:t>
      </w:r>
      <w:hyperlink r:id="rId17">
        <w:r w:rsidR="007F76E0" w:rsidRPr="00F44888">
          <w:rPr>
            <w:rStyle w:val="Hipervnculo"/>
            <w:i/>
          </w:rPr>
          <w:t>purrr: Functional Programming Tools</w:t>
        </w:r>
      </w:hyperlink>
      <w:r w:rsidRPr="00F44888">
        <w:t>.</w:t>
      </w:r>
      <w:bookmarkEnd w:id="221"/>
      <w:bookmarkEnd w:id="236"/>
    </w:p>
    <w:p w14:paraId="5E6E6910" w14:textId="77777777" w:rsidR="007F76E0" w:rsidRPr="00242110" w:rsidRDefault="00000000">
      <w:pPr>
        <w:pStyle w:val="Ttulo6"/>
        <w:rPr>
          <w:rPrChange w:id="237" w:author="Ignacio Ramos Gutierrez" w:date="2026-03-21T18:23:00Z" w16du:dateUtc="2026-03-21T17:23:00Z">
            <w:rPr>
              <w:lang w:val="es-ES"/>
            </w:rPr>
          </w:rPrChange>
        </w:rPr>
      </w:pPr>
      <w:bookmarkStart w:id="238" w:name="pies-de-figura"/>
      <w:r w:rsidRPr="00242110">
        <w:rPr>
          <w:rPrChange w:id="239" w:author="Ignacio Ramos Gutierrez" w:date="2026-03-21T18:23:00Z" w16du:dateUtc="2026-03-21T17:23:00Z">
            <w:rPr>
              <w:lang w:val="es-ES"/>
            </w:rPr>
          </w:rPrChange>
        </w:rPr>
        <w:lastRenderedPageBreak/>
        <w:t>PIES DE FIGURA</w:t>
      </w:r>
    </w:p>
    <w:p w14:paraId="4CC16C98" w14:textId="77777777" w:rsidR="007F76E0" w:rsidRPr="00242110" w:rsidRDefault="00000000">
      <w:pPr>
        <w:rPr>
          <w:rPrChange w:id="240" w:author="Ignacio Ramos Gutierrez" w:date="2026-03-21T18:23:00Z" w16du:dateUtc="2026-03-21T17:23:00Z">
            <w:rPr>
              <w:lang w:val="es-ES"/>
            </w:rPr>
          </w:rPrChange>
        </w:rPr>
      </w:pPr>
      <w:r w:rsidRPr="00242110">
        <w:rPr>
          <w:b/>
          <w:rPrChange w:id="241" w:author="Ignacio Ramos Gutierrez" w:date="2026-03-21T18:23:00Z" w16du:dateUtc="2026-03-21T17:23:00Z">
            <w:rPr>
              <w:b/>
              <w:bCs/>
              <w:lang w:val="es-ES"/>
            </w:rPr>
          </w:rPrChange>
        </w:rPr>
        <w:t>Figura 1</w:t>
      </w:r>
      <w:r w:rsidRPr="00242110">
        <w:rPr>
          <w:rPrChange w:id="242" w:author="Ignacio Ramos Gutierrez" w:date="2026-03-21T18:23:00Z" w16du:dateUtc="2026-03-21T17:23:00Z">
            <w:rPr>
              <w:lang w:val="es-ES"/>
            </w:rPr>
          </w:rPrChange>
        </w:rPr>
        <w:t>. Estadísticas básicas obtenidas de la búsqueda en el repositorio CRAN.</w:t>
      </w:r>
    </w:p>
    <w:p w14:paraId="336FDEA2" w14:textId="77777777" w:rsidR="007F76E0" w:rsidRPr="00242110" w:rsidRDefault="00000000">
      <w:pPr>
        <w:pStyle w:val="Textoindependiente"/>
        <w:rPr>
          <w:rPrChange w:id="243" w:author="Ignacio Ramos Gutierrez" w:date="2026-03-21T18:23:00Z" w16du:dateUtc="2026-03-21T17:23:00Z">
            <w:rPr>
              <w:lang w:val="es-ES"/>
            </w:rPr>
          </w:rPrChange>
        </w:rPr>
      </w:pPr>
      <w:r w:rsidRPr="00242110">
        <w:rPr>
          <w:b/>
          <w:rPrChange w:id="244" w:author="Ignacio Ramos Gutierrez" w:date="2026-03-21T18:23:00Z" w16du:dateUtc="2026-03-21T17:23:00Z">
            <w:rPr>
              <w:b/>
              <w:bCs/>
              <w:lang w:val="es-ES"/>
            </w:rPr>
          </w:rPrChange>
        </w:rPr>
        <w:t>Figura 2</w:t>
      </w:r>
      <w:r w:rsidRPr="00242110">
        <w:rPr>
          <w:rPrChange w:id="245" w:author="Ignacio Ramos Gutierrez" w:date="2026-03-21T18:23:00Z" w16du:dateUtc="2026-03-21T17:23:00Z">
            <w:rPr>
              <w:lang w:val="es-ES"/>
            </w:rPr>
          </w:rPrChange>
        </w:rPr>
        <w:t xml:space="preserve">. Gráfico de dependencias (grafo) del paquete </w:t>
      </w:r>
      <w:r w:rsidRPr="00242110">
        <w:rPr>
          <w:rStyle w:val="VerbatimChar"/>
          <w:rPrChange w:id="246" w:author="Ignacio Ramos Gutierrez" w:date="2026-03-21T18:23:00Z" w16du:dateUtc="2026-03-21T17:23:00Z">
            <w:rPr>
              <w:rStyle w:val="VerbatimChar"/>
              <w:lang w:val="es-ES"/>
            </w:rPr>
          </w:rPrChange>
        </w:rPr>
        <w:t>CircSeqAlignTk</w:t>
      </w:r>
      <w:r w:rsidRPr="00242110">
        <w:rPr>
          <w:rPrChange w:id="247" w:author="Ignacio Ramos Gutierrez" w:date="2026-03-21T18:23:00Z" w16du:dateUtc="2026-03-21T17:23:00Z">
            <w:rPr>
              <w:lang w:val="es-ES"/>
            </w:rPr>
          </w:rPrChange>
        </w:rPr>
        <w:t>.</w:t>
      </w:r>
    </w:p>
    <w:p w14:paraId="65BCB767" w14:textId="77777777" w:rsidR="007F76E0" w:rsidRPr="00242110" w:rsidRDefault="00000000">
      <w:pPr>
        <w:pStyle w:val="Textoindependiente"/>
        <w:rPr>
          <w:rPrChange w:id="248" w:author="Ignacio Ramos Gutierrez" w:date="2026-03-21T18:23:00Z" w16du:dateUtc="2026-03-21T17:23:00Z">
            <w:rPr>
              <w:lang w:val="es-ES"/>
            </w:rPr>
          </w:rPrChange>
        </w:rPr>
      </w:pPr>
      <w:r w:rsidRPr="00242110">
        <w:rPr>
          <w:b/>
          <w:rPrChange w:id="249" w:author="Ignacio Ramos Gutierrez" w:date="2026-03-21T18:23:00Z" w16du:dateUtc="2026-03-21T17:23:00Z">
            <w:rPr>
              <w:b/>
              <w:bCs/>
              <w:lang w:val="es-ES"/>
            </w:rPr>
          </w:rPrChange>
        </w:rPr>
        <w:t>Figura 3</w:t>
      </w:r>
      <w:r w:rsidRPr="00242110">
        <w:rPr>
          <w:rPrChange w:id="250" w:author="Ignacio Ramos Gutierrez" w:date="2026-03-21T18:23:00Z" w16du:dateUtc="2026-03-21T17:23:00Z">
            <w:rPr>
              <w:lang w:val="es-ES"/>
            </w:rPr>
          </w:rPrChange>
        </w:rPr>
        <w:t>. Variación temporal de los repositorios consultados y su calificación en número de estrellas (log10).</w:t>
      </w:r>
      <w:bookmarkEnd w:id="238"/>
    </w:p>
    <w:p w14:paraId="13D4E05C" w14:textId="77777777" w:rsidR="007F76E0" w:rsidRPr="00F44888" w:rsidRDefault="00000000">
      <w:pPr>
        <w:pStyle w:val="Ttulo6"/>
      </w:pPr>
      <w:bookmarkStart w:id="251" w:name="figure-legends"/>
      <w:commentRangeStart w:id="252"/>
      <w:r w:rsidRPr="00F44888">
        <w:lastRenderedPageBreak/>
        <w:t>FIGURE LEGENDS</w:t>
      </w:r>
      <w:commentRangeEnd w:id="252"/>
      <w:r w:rsidR="006C05FD" w:rsidRPr="00F44888">
        <w:rPr>
          <w:rStyle w:val="Refdecomentario"/>
          <w:sz w:val="20"/>
          <w:szCs w:val="24"/>
        </w:rPr>
        <w:commentReference w:id="252"/>
      </w:r>
    </w:p>
    <w:p w14:paraId="68AFD926" w14:textId="77777777" w:rsidR="007F76E0" w:rsidRPr="00F44888" w:rsidRDefault="00000000">
      <w:r w:rsidRPr="00F44888">
        <w:rPr>
          <w:b/>
        </w:rPr>
        <w:t>Figure 1</w:t>
      </w:r>
      <w:r w:rsidRPr="00F44888">
        <w:t>. Basic statistics obtained from the CRAN repository search.</w:t>
      </w:r>
    </w:p>
    <w:p w14:paraId="3D2A7BB1" w14:textId="77777777" w:rsidR="007F76E0" w:rsidRDefault="00000000">
      <w:pPr>
        <w:pStyle w:val="Textoindependiente"/>
      </w:pPr>
      <w:r w:rsidRPr="00F44888">
        <w:rPr>
          <w:b/>
        </w:rPr>
        <w:t>Figure 2</w:t>
      </w:r>
      <w:r w:rsidRPr="00F44888">
        <w:t xml:space="preserve">. Dependency graph (graph) of the </w:t>
      </w:r>
      <w:r w:rsidRPr="00F44888">
        <w:rPr>
          <w:rStyle w:val="VerbatimChar"/>
        </w:rPr>
        <w:t>CircSeqAlignTk</w:t>
      </w:r>
      <w:r w:rsidRPr="00F44888">
        <w:t xml:space="preserve"> package.</w:t>
      </w:r>
    </w:p>
    <w:p w14:paraId="21D81CEE" w14:textId="77777777" w:rsidR="007F76E0" w:rsidRPr="00F44888" w:rsidRDefault="00000000">
      <w:pPr>
        <w:pStyle w:val="Textoindependiente"/>
      </w:pPr>
      <w:r w:rsidRPr="00F44888">
        <w:rPr>
          <w:b/>
        </w:rPr>
        <w:t>Figure 3</w:t>
      </w:r>
      <w:r w:rsidRPr="00F44888">
        <w:t>. Time variation of the consulted repositories and their star rating (log10).</w:t>
      </w:r>
      <w:bookmarkEnd w:id="251"/>
    </w:p>
    <w:p w14:paraId="7ADA91F3" w14:textId="77777777" w:rsidR="007F76E0" w:rsidRPr="00F44888" w:rsidRDefault="00000000">
      <w:pPr>
        <w:pStyle w:val="Ttulo6"/>
      </w:pPr>
      <w:bookmarkStart w:id="253" w:name="figura-1"/>
      <w:r w:rsidRPr="00F44888">
        <w:lastRenderedPageBreak/>
        <w:t>FIGURA 1</w:t>
      </w:r>
    </w:p>
    <w:p w14:paraId="25E5A1A6" w14:textId="77777777" w:rsidR="00B25EF7" w:rsidRDefault="00E0739C">
      <w:pPr>
        <w:rPr>
          <w:ins w:id="254" w:author="Claudia Fernández Ruiz" w:date="2026-03-21T18:21:00Z" w16du:dateUtc="2026-03-21T17:21:00Z"/>
        </w:rPr>
      </w:pPr>
      <w:ins w:id="255" w:author="Claudia Fernández Ruiz" w:date="2026-03-21T18:21:00Z" w16du:dateUtc="2026-03-21T17:21:00Z">
        <w:r>
          <w:rPr>
            <w:noProof/>
          </w:rPr>
          <w:drawing>
            <wp:inline distT="0" distB="0" distL="0" distR="0" wp14:anchorId="25E5A1AE" wp14:editId="25E5A1AF">
              <wp:extent cx="5727700" cy="4582159"/>
              <wp:effectExtent l="0" t="0" r="0" b="0"/>
              <wp:docPr id="57" name="Picture" descr="Figura 1. Estadísticas básicas obtenidas de la búsqueda en el repositorio CRAN"/>
              <wp:cNvGraphicFramePr/>
              <a:graphic xmlns:a="http://schemas.openxmlformats.org/drawingml/2006/main">
                <a:graphicData uri="http://schemas.openxmlformats.org/drawingml/2006/picture">
                  <pic:pic xmlns:pic="http://schemas.openxmlformats.org/drawingml/2006/picture">
                    <pic:nvPicPr>
                      <pic:cNvPr id="58" name="Picture" descr="plantilla_NotaEcoinf_files/figure-docx/fig1-1.png"/>
                      <pic:cNvPicPr>
                        <a:picLocks noChangeAspect="1" noChangeArrowheads="1"/>
                      </pic:cNvPicPr>
                    </pic:nvPicPr>
                    <pic:blipFill>
                      <a:blip r:embed="rId18"/>
                      <a:stretch>
                        <a:fillRect/>
                      </a:stretch>
                    </pic:blipFill>
                    <pic:spPr bwMode="auto">
                      <a:xfrm>
                        <a:off x="0" y="0"/>
                        <a:ext cx="5727700" cy="4582159"/>
                      </a:xfrm>
                      <a:prstGeom prst="rect">
                        <a:avLst/>
                      </a:prstGeom>
                      <a:noFill/>
                      <a:ln w="9525">
                        <a:noFill/>
                        <a:headEnd/>
                        <a:tailEnd/>
                      </a:ln>
                    </pic:spPr>
                  </pic:pic>
                </a:graphicData>
              </a:graphic>
            </wp:inline>
          </w:drawing>
        </w:r>
      </w:ins>
    </w:p>
    <w:p w14:paraId="2E1E2006" w14:textId="77777777" w:rsidR="007F76E0" w:rsidRDefault="00000000">
      <w:pPr>
        <w:rPr>
          <w:del w:id="256" w:author="Claudia Fernández Ruiz" w:date="2026-03-21T18:21:00Z" w16du:dateUtc="2026-03-21T17:21:00Z"/>
          <w:lang w:val="es-ES"/>
        </w:rPr>
      </w:pPr>
      <w:del w:id="257" w:author="Claudia Fernández Ruiz" w:date="2026-03-21T18:21:00Z" w16du:dateUtc="2026-03-21T17:21:00Z">
        <w:r>
          <w:rPr>
            <w:noProof/>
            <w:lang w:val="es-ES"/>
          </w:rPr>
          <w:drawing>
            <wp:inline distT="0" distB="0" distL="0" distR="0" wp14:anchorId="05F852BC" wp14:editId="228AA79A">
              <wp:extent cx="5727700" cy="4582160"/>
              <wp:effectExtent l="0" t="0" r="0" b="0"/>
              <wp:docPr id="1" name="Picture" descr="Figura 1. Estadísticas básicas obtenidas de la búsqueda en el repositorio 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Estadísticas básicas obtenidas de la búsqueda en el repositorio CRAN"/>
                      <pic:cNvPicPr>
                        <a:picLocks noChangeAspect="1" noChangeArrowheads="1"/>
                      </pic:cNvPicPr>
                    </pic:nvPicPr>
                    <pic:blipFill>
                      <a:blip r:embed="rId18"/>
                      <a:stretch>
                        <a:fillRect/>
                      </a:stretch>
                    </pic:blipFill>
                    <pic:spPr bwMode="auto">
                      <a:xfrm>
                        <a:off x="0" y="0"/>
                        <a:ext cx="5727700" cy="4582160"/>
                      </a:xfrm>
                      <a:prstGeom prst="rect">
                        <a:avLst/>
                      </a:prstGeom>
                    </pic:spPr>
                  </pic:pic>
                </a:graphicData>
              </a:graphic>
            </wp:inline>
          </w:drawing>
        </w:r>
      </w:del>
    </w:p>
    <w:p w14:paraId="54BF4CB0" w14:textId="77777777" w:rsidR="007F76E0" w:rsidRDefault="00000000">
      <w:pPr>
        <w:pStyle w:val="ImageCaption"/>
        <w:rPr>
          <w:lang w:val="es-ES"/>
        </w:rPr>
      </w:pPr>
      <w:commentRangeStart w:id="258"/>
      <w:commentRangeStart w:id="259"/>
      <w:r>
        <w:rPr>
          <w:lang w:val="es-ES"/>
        </w:rPr>
        <w:t xml:space="preserve">Figura 1. </w:t>
      </w:r>
      <w:commentRangeEnd w:id="259"/>
      <w:r w:rsidR="00924661">
        <w:rPr>
          <w:rStyle w:val="Refdecomentario"/>
          <w:sz w:val="20"/>
          <w:szCs w:val="24"/>
          <w:lang w:val="es-ES"/>
        </w:rPr>
        <w:commentReference w:id="259"/>
      </w:r>
      <w:commentRangeEnd w:id="258"/>
      <w:r>
        <w:rPr>
          <w:rStyle w:val="Refdecomentario"/>
          <w:sz w:val="20"/>
          <w:szCs w:val="24"/>
          <w:lang w:val="es-ES"/>
        </w:rPr>
        <w:commentReference w:id="258"/>
      </w:r>
      <w:r>
        <w:rPr>
          <w:lang w:val="es-ES"/>
        </w:rPr>
        <w:t xml:space="preserve">Estadísticas básicas obtenidas de la búsqueda en el repositorio </w:t>
      </w:r>
      <w:commentRangeStart w:id="260"/>
      <w:r>
        <w:rPr>
          <w:lang w:val="es-ES"/>
        </w:rPr>
        <w:t>CRAN</w:t>
      </w:r>
      <w:bookmarkEnd w:id="253"/>
      <w:commentRangeEnd w:id="260"/>
      <w:r w:rsidR="009A5237">
        <w:rPr>
          <w:rStyle w:val="Refdecomentario"/>
          <w:sz w:val="20"/>
          <w:szCs w:val="24"/>
          <w:lang w:val="es-ES"/>
        </w:rPr>
        <w:commentReference w:id="260"/>
      </w:r>
    </w:p>
    <w:p w14:paraId="49EDD2DB" w14:textId="77777777" w:rsidR="007F76E0" w:rsidRPr="00F44888" w:rsidRDefault="00000000">
      <w:pPr>
        <w:pStyle w:val="Ttulo6"/>
      </w:pPr>
      <w:r w:rsidRPr="00F44888">
        <w:lastRenderedPageBreak/>
        <w:t>FIGURA 2</w:t>
      </w:r>
    </w:p>
    <w:p w14:paraId="25E5A1A9" w14:textId="77777777" w:rsidR="00B25EF7" w:rsidRDefault="00E0739C">
      <w:pPr>
        <w:rPr>
          <w:ins w:id="261" w:author="Claudia Fernández Ruiz" w:date="2026-03-21T18:21:00Z" w16du:dateUtc="2026-03-21T17:21:00Z"/>
        </w:rPr>
      </w:pPr>
      <w:ins w:id="262" w:author="Claudia Fernández Ruiz" w:date="2026-03-21T18:21:00Z" w16du:dateUtc="2026-03-21T17:21:00Z">
        <w:r>
          <w:rPr>
            <w:noProof/>
          </w:rPr>
          <w:drawing>
            <wp:inline distT="0" distB="0" distL="0" distR="0" wp14:anchorId="25E5A1B0" wp14:editId="25E5A1B1">
              <wp:extent cx="4868545" cy="3894835"/>
              <wp:effectExtent l="0" t="0" r="0" b="0"/>
              <wp:docPr id="61" name="Picture" descr="Figura 2. Gráfico de dependencias (grafo) del paquete CircSeqAlignTk"/>
              <wp:cNvGraphicFramePr/>
              <a:graphic xmlns:a="http://schemas.openxmlformats.org/drawingml/2006/main">
                <a:graphicData uri="http://schemas.openxmlformats.org/drawingml/2006/picture">
                  <pic:pic xmlns:pic="http://schemas.openxmlformats.org/drawingml/2006/picture">
                    <pic:nvPicPr>
                      <pic:cNvPr id="62" name="Picture" descr="plantilla_NotaEcoinf_files/figure-docx/Fig2-1.png"/>
                      <pic:cNvPicPr>
                        <a:picLocks noChangeAspect="1" noChangeArrowheads="1"/>
                      </pic:cNvPicPr>
                    </pic:nvPicPr>
                    <pic:blipFill>
                      <a:blip r:embed="rId19"/>
                      <a:stretch>
                        <a:fillRect/>
                      </a:stretch>
                    </pic:blipFill>
                    <pic:spPr bwMode="auto">
                      <a:xfrm>
                        <a:off x="0" y="0"/>
                        <a:ext cx="4868545" cy="3894835"/>
                      </a:xfrm>
                      <a:prstGeom prst="rect">
                        <a:avLst/>
                      </a:prstGeom>
                      <a:noFill/>
                      <a:ln w="9525">
                        <a:noFill/>
                        <a:headEnd/>
                        <a:tailEnd/>
                      </a:ln>
                    </pic:spPr>
                  </pic:pic>
                </a:graphicData>
              </a:graphic>
            </wp:inline>
          </w:drawing>
        </w:r>
      </w:ins>
    </w:p>
    <w:p w14:paraId="43BEEA02" w14:textId="77777777" w:rsidR="007F76E0" w:rsidRDefault="00000000">
      <w:pPr>
        <w:rPr>
          <w:del w:id="263" w:author="Claudia Fernández Ruiz" w:date="2026-03-21T18:21:00Z" w16du:dateUtc="2026-03-21T17:21:00Z"/>
          <w:lang w:val="es-ES"/>
        </w:rPr>
      </w:pPr>
      <w:del w:id="264" w:author="Claudia Fernández Ruiz" w:date="2026-03-21T18:21:00Z" w16du:dateUtc="2026-03-21T17:21:00Z">
        <w:r>
          <w:rPr>
            <w:noProof/>
            <w:lang w:val="es-ES"/>
          </w:rPr>
          <w:drawing>
            <wp:inline distT="0" distB="0" distL="0" distR="0" wp14:anchorId="3C4C865A" wp14:editId="5ECB0881">
              <wp:extent cx="4868545" cy="3895090"/>
              <wp:effectExtent l="0" t="0" r="0" b="0"/>
              <wp:docPr id="2" name="Image2" descr="Figura 2. Gráfico de dependencias (grafo) del paquete CircSeqAlign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Gráfico de dependencias (grafo) del paquete CircSeqAlignTk"/>
                      <pic:cNvPicPr>
                        <a:picLocks noChangeAspect="1" noChangeArrowheads="1"/>
                      </pic:cNvPicPr>
                    </pic:nvPicPr>
                    <pic:blipFill>
                      <a:blip r:embed="rId19"/>
                      <a:stretch>
                        <a:fillRect/>
                      </a:stretch>
                    </pic:blipFill>
                    <pic:spPr bwMode="auto">
                      <a:xfrm>
                        <a:off x="0" y="0"/>
                        <a:ext cx="4868545" cy="3895090"/>
                      </a:xfrm>
                      <a:prstGeom prst="rect">
                        <a:avLst/>
                      </a:prstGeom>
                    </pic:spPr>
                  </pic:pic>
                </a:graphicData>
              </a:graphic>
            </wp:inline>
          </w:drawing>
        </w:r>
      </w:del>
    </w:p>
    <w:p w14:paraId="0E242F63" w14:textId="77777777" w:rsidR="007F76E0" w:rsidRDefault="00000000">
      <w:pPr>
        <w:pStyle w:val="ImageCaption"/>
        <w:rPr>
          <w:rPrChange w:id="265" w:author="Ignacio Ramos Gutierrez" w:date="2026-03-21T18:23:00Z" w16du:dateUtc="2026-03-21T17:23:00Z">
            <w:rPr>
              <w:lang w:val="es-ES"/>
            </w:rPr>
          </w:rPrChange>
        </w:rPr>
      </w:pPr>
      <w:bookmarkStart w:id="266" w:name="figura-2"/>
      <w:r>
        <w:rPr>
          <w:rPrChange w:id="267" w:author="Ignacio Ramos Gutierrez" w:date="2026-03-21T18:23:00Z" w16du:dateUtc="2026-03-21T17:23:00Z">
            <w:rPr>
              <w:lang w:val="es-ES"/>
            </w:rPr>
          </w:rPrChange>
        </w:rPr>
        <w:t>Figura 2. Gráfico de dependencias (grafo) del paquete CircSeqAlignTk</w:t>
      </w:r>
      <w:bookmarkEnd w:id="266"/>
    </w:p>
    <w:p w14:paraId="1D3AA895" w14:textId="77777777" w:rsidR="007F76E0" w:rsidRPr="00F44888" w:rsidRDefault="00000000">
      <w:pPr>
        <w:pStyle w:val="Ttulo6"/>
      </w:pPr>
      <w:r w:rsidRPr="00F44888">
        <w:lastRenderedPageBreak/>
        <w:t>FIGURA 3</w:t>
      </w:r>
    </w:p>
    <w:p w14:paraId="25E5A1AC" w14:textId="77777777" w:rsidR="00B25EF7" w:rsidRDefault="00E0739C">
      <w:pPr>
        <w:rPr>
          <w:ins w:id="268" w:author="Claudia Fernández Ruiz" w:date="2026-03-21T18:21:00Z" w16du:dateUtc="2026-03-21T17:21:00Z"/>
        </w:rPr>
      </w:pPr>
      <w:ins w:id="269" w:author="Claudia Fernández Ruiz" w:date="2026-03-21T18:21:00Z" w16du:dateUtc="2026-03-21T17:21:00Z">
        <w:r>
          <w:rPr>
            <w:noProof/>
          </w:rPr>
          <w:drawing>
            <wp:inline distT="0" distB="0" distL="0" distR="0" wp14:anchorId="25E5A1B2" wp14:editId="25E5A1B3">
              <wp:extent cx="4868545" cy="3894835"/>
              <wp:effectExtent l="0" t="0" r="0" b="0"/>
              <wp:docPr id="65" name="Picture" descr="Figura 3. Variación temporal de los repositorios consultados y su calificación en número de estrellas (log10)"/>
              <wp:cNvGraphicFramePr/>
              <a:graphic xmlns:a="http://schemas.openxmlformats.org/drawingml/2006/main">
                <a:graphicData uri="http://schemas.openxmlformats.org/drawingml/2006/picture">
                  <pic:pic xmlns:pic="http://schemas.openxmlformats.org/drawingml/2006/picture">
                    <pic:nvPicPr>
                      <pic:cNvPr id="66" name="Picture" descr="plantilla_NotaEcoinf_files/figure-docx/Fig3-1.png"/>
                      <pic:cNvPicPr>
                        <a:picLocks noChangeAspect="1" noChangeArrowheads="1"/>
                      </pic:cNvPicPr>
                    </pic:nvPicPr>
                    <pic:blipFill>
                      <a:blip r:embed="rId20"/>
                      <a:stretch>
                        <a:fillRect/>
                      </a:stretch>
                    </pic:blipFill>
                    <pic:spPr bwMode="auto">
                      <a:xfrm>
                        <a:off x="0" y="0"/>
                        <a:ext cx="4868545" cy="3894835"/>
                      </a:xfrm>
                      <a:prstGeom prst="rect">
                        <a:avLst/>
                      </a:prstGeom>
                      <a:noFill/>
                      <a:ln w="9525">
                        <a:noFill/>
                        <a:headEnd/>
                        <a:tailEnd/>
                      </a:ln>
                    </pic:spPr>
                  </pic:pic>
                </a:graphicData>
              </a:graphic>
            </wp:inline>
          </w:drawing>
        </w:r>
      </w:ins>
    </w:p>
    <w:p w14:paraId="6E6217C5" w14:textId="77777777" w:rsidR="007F76E0" w:rsidRDefault="00000000">
      <w:pPr>
        <w:rPr>
          <w:del w:id="270" w:author="Claudia Fernández Ruiz" w:date="2026-03-21T18:21:00Z" w16du:dateUtc="2026-03-21T17:21:00Z"/>
          <w:lang w:val="es-ES"/>
        </w:rPr>
      </w:pPr>
      <w:del w:id="271" w:author="Claudia Fernández Ruiz" w:date="2026-03-21T18:21:00Z" w16du:dateUtc="2026-03-21T17:21:00Z">
        <w:r>
          <w:rPr>
            <w:noProof/>
            <w:lang w:val="es-ES"/>
          </w:rPr>
          <w:drawing>
            <wp:inline distT="0" distB="0" distL="0" distR="0" wp14:anchorId="2E122697" wp14:editId="095F2DA6">
              <wp:extent cx="4868545" cy="3895090"/>
              <wp:effectExtent l="0" t="0" r="0" b="0"/>
              <wp:docPr id="3" name="Image3" descr="Figura 3. Variación temporal de los repositorios consultados y su calificación en número de estrellas (lo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Variación temporal de los repositorios consultados y su calificación en número de estrellas (log10)"/>
                      <pic:cNvPicPr>
                        <a:picLocks noChangeAspect="1" noChangeArrowheads="1"/>
                      </pic:cNvPicPr>
                    </pic:nvPicPr>
                    <pic:blipFill>
                      <a:blip r:embed="rId20"/>
                      <a:stretch>
                        <a:fillRect/>
                      </a:stretch>
                    </pic:blipFill>
                    <pic:spPr bwMode="auto">
                      <a:xfrm>
                        <a:off x="0" y="0"/>
                        <a:ext cx="4868545" cy="3895090"/>
                      </a:xfrm>
                      <a:prstGeom prst="rect">
                        <a:avLst/>
                      </a:prstGeom>
                    </pic:spPr>
                  </pic:pic>
                </a:graphicData>
              </a:graphic>
            </wp:inline>
          </w:drawing>
        </w:r>
      </w:del>
    </w:p>
    <w:p w14:paraId="4436D0E2" w14:textId="77777777" w:rsidR="007F76E0" w:rsidRDefault="00000000">
      <w:pPr>
        <w:pStyle w:val="ImageCaption"/>
        <w:rPr>
          <w:lang w:val="es-ES"/>
        </w:rPr>
      </w:pPr>
      <w:bookmarkStart w:id="272" w:name="referencias"/>
      <w:bookmarkStart w:id="273" w:name="figura-3"/>
      <w:r>
        <w:rPr>
          <w:lang w:val="es-ES"/>
        </w:rPr>
        <w:t>Figura 3. Variación temporal de los repositorios consultados y su calificación en número de estrellas (log10)</w:t>
      </w:r>
      <w:bookmarkEnd w:id="272"/>
      <w:bookmarkEnd w:id="273"/>
    </w:p>
    <w:sectPr w:rsidR="007F76E0" w:rsidSect="00F44888">
      <w:headerReference w:type="default" r:id="rId21"/>
      <w:footerReference w:type="even" r:id="rId22"/>
      <w:footerReference w:type="default" r:id="rId23"/>
      <w:footerReference w:type="first" r:id="rId24"/>
      <w:pgSz w:w="11907" w:h="16840" w:code="9"/>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Ignacio Ramos Gutierrez" w:date="2025-07-14T12:17:00Z" w:initials="IR">
    <w:p w14:paraId="1712E743" w14:textId="77777777" w:rsidR="00BA07EA" w:rsidRDefault="00242110" w:rsidP="00BA07EA">
      <w:r>
        <w:annotationRef/>
      </w:r>
      <w:r w:rsidR="00BA07EA">
        <w:t>Si no me equivoco, el témino biblioteca (~library) no es un sinónimo de un paquete, sino un comando que hace al programa acceder a la biblioteca de paquetes para “seleccionar un tomo”.</w:t>
      </w:r>
    </w:p>
  </w:comment>
  <w:comment w:id="51" w:author="Unknown Author" w:date="2025-07-06T19:13:00Z" w:initials="">
    <w:p w14:paraId="7A35D920"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 w:val="24"/>
          <w:lang w:bidi="en-US"/>
        </w:rPr>
        <w:t>Package and library are different things: https://r-pkgs.org/structure.html#sec-library</w:t>
      </w:r>
    </w:p>
  </w:comment>
  <w:comment w:id="56" w:author="Unknown Author" w:date="2025-07-06T19:15:00Z" w:initials="">
    <w:p w14:paraId="7ED7A026"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Cs w:val="20"/>
          <w:lang w:bidi="en-US"/>
        </w:rPr>
        <w:t xml:space="preserve">Podría mencionarse </w:t>
      </w:r>
      <w:r>
        <w:rPr>
          <w:rFonts w:ascii="Liberation Serif" w:eastAsia="DejaVu Sans" w:hAnsi="Liberation Serif" w:cs="Noto Sans Arabic"/>
          <w:sz w:val="24"/>
          <w:lang w:bidi="en-US"/>
        </w:rPr>
        <w:t xml:space="preserve">también r-universe como repositorio: </w:t>
      </w:r>
      <w:hyperlink r:id="rId1">
        <w:r>
          <w:rPr>
            <w:rFonts w:ascii="Liberation Serif" w:eastAsia="DejaVu Sans" w:hAnsi="Liberation Serif" w:cs="Noto Sans Arabic"/>
            <w:sz w:val="24"/>
            <w:lang w:bidi="en-US"/>
          </w:rPr>
          <w:t>https://r-universe.dev</w:t>
        </w:r>
      </w:hyperlink>
      <w:r>
        <w:rPr>
          <w:rFonts w:ascii="Liberation Serif" w:eastAsia="DejaVu Sans" w:hAnsi="Liberation Serif" w:cs="Noto Sans Arabic"/>
          <w:sz w:val="24"/>
          <w:lang w:bidi="en-US"/>
        </w:rPr>
        <w:t>. Y mencionar que hay algunos paquetes disponibles en otros repositorios (e.g. gitlab), más allá de estos tres.</w:t>
      </w:r>
    </w:p>
  </w:comment>
  <w:comment w:id="58" w:author="JULEN ASTIGARRAGA URCELAY" w:date="2025-06-13T12:03:00Z" w:initials="JA">
    <w:p w14:paraId="59DAC1C9" w14:textId="77777777" w:rsidR="00BB6297" w:rsidRDefault="00BB6297" w:rsidP="00BB6297">
      <w:r>
        <w:annotationRef/>
      </w:r>
      <w:r>
        <w:t>Quizás estaría bien explicar brevemente la diferencia entre los tres</w:t>
      </w:r>
    </w:p>
  </w:comment>
  <w:comment w:id="59" w:author="Ignacio Ramos Gutierrez" w:date="2025-07-14T13:12:00Z" w:initials="IR">
    <w:p w14:paraId="56031EBC" w14:textId="77777777" w:rsidR="00BA07EA" w:rsidRDefault="00BA07EA" w:rsidP="00BA07EA">
      <w:pPr>
        <w:pStyle w:val="Textocomentario"/>
      </w:pPr>
      <w:r>
        <w:rPr>
          <w:rStyle w:val="Refdecomentario"/>
        </w:rPr>
        <w:annotationRef/>
      </w:r>
      <w:r>
        <w:t xml:space="preserve">(Pequeña edición estilística!). </w:t>
      </w:r>
      <w:r>
        <w:br/>
        <w:t>Trataría de ser constante a lo largo del texto; y preferiblemente con punto en vez de coma si es en castellano.</w:t>
      </w:r>
    </w:p>
  </w:comment>
  <w:comment w:id="73" w:author="JULEN ASTIGARRAGA URCELAY" w:date="2025-06-13T12:05:00Z" w:initials="JA">
    <w:p w14:paraId="6F1B2E6C" w14:textId="77777777" w:rsidR="00F10E89" w:rsidRDefault="006378D6" w:rsidP="00F10E89">
      <w:r>
        <w:annotationRef/>
      </w:r>
      <w:r w:rsidR="00F10E89">
        <w:t>Queda un poco raro esto no? lo podrias explicar más o eliminarlo?</w:t>
      </w:r>
    </w:p>
  </w:comment>
  <w:comment w:id="90" w:author="Ignacio Ramos Gutierrez" w:date="2025-07-14T12:20:00Z" w:initials="IR">
    <w:p w14:paraId="59DD5580" w14:textId="77777777" w:rsidR="002D33AC" w:rsidRDefault="00571115" w:rsidP="002D33AC">
      <w:r>
        <w:annotationRef/>
      </w:r>
      <w:r w:rsidR="002D33AC">
        <w:t>De nuevo una cuestión estilística; se me hace algo repetitivo el término.</w:t>
      </w:r>
    </w:p>
  </w:comment>
  <w:comment w:id="91" w:author="Ignacio Ramos Gutierrez" w:date="2025-07-14T12:20:00Z" w:initials="IR">
    <w:p w14:paraId="1A18A1FF" w14:textId="77777777" w:rsidR="002D33AC" w:rsidRDefault="00571115" w:rsidP="002D33AC">
      <w:r>
        <w:annotationRef/>
      </w:r>
      <w:r w:rsidR="002D33AC">
        <w:t>Es necesaria esta referencia?</w:t>
      </w:r>
    </w:p>
  </w:comment>
  <w:comment w:id="92" w:author="JULEN ASTIGARRAGA URCELAY" w:date="2025-06-13T12:10:00Z" w:initials="JA">
    <w:p w14:paraId="2FD84A59" w14:textId="77777777" w:rsidR="00787DAF" w:rsidRDefault="00B24C0B" w:rsidP="00787DAF">
      <w:r>
        <w:annotationRef/>
      </w:r>
      <w:r w:rsidR="00787DAF">
        <w:t>Creo que es importante explicar qué son estos repositorios brevemente. A qué te refieres. Mas que nada porque antes solo mencionas tres y ahora 32</w:t>
      </w:r>
    </w:p>
  </w:comment>
  <w:comment w:id="104" w:author="Ignacio Ramos Gutierrez" w:date="2025-07-14T13:18:00Z" w:initials="IR">
    <w:p w14:paraId="3CDB9054" w14:textId="77777777" w:rsidR="002D33AC" w:rsidRDefault="002D33AC" w:rsidP="002D33AC">
      <w:r>
        <w:annotationRef/>
      </w:r>
      <w:r>
        <w:t>Quizás englobaría estos tres apartados de “Consultando…” en una sección de Métodos, en el que se explique el ejemplo y después se individualicen las particularidades de cada búsqueda, junto con el código utilizado</w:t>
      </w:r>
    </w:p>
  </w:comment>
  <w:comment w:id="110" w:author="JULEN ASTIGARRAGA URCELAY" w:date="2025-06-13T12:12:00Z" w:initials="JA">
    <w:p w14:paraId="43F9AC4F" w14:textId="5AEE1A3F" w:rsidR="0063432B" w:rsidRDefault="0063432B" w:rsidP="0063432B">
      <w:r>
        <w:annotationRef/>
      </w:r>
      <w:r>
        <w:t>Por ejemplo,</w:t>
      </w:r>
    </w:p>
  </w:comment>
  <w:comment w:id="109" w:author="Unknown Author" w:date="2025-07-06T19:36:00Z" w:initials="">
    <w:p w14:paraId="3127D801"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 w:val="24"/>
          <w:lang w:bidi="en-US"/>
        </w:rPr>
        <w:t>¿No es más sencillo usar herramientas como pkg_search? https://r-hub.github.io/pkgsearch/reference/pkg_search.html</w:t>
      </w:r>
    </w:p>
  </w:comment>
  <w:comment w:id="116" w:author="Ignacio Ramos Gutierrez" w:date="2025-07-14T12:29:00Z" w:initials="IR">
    <w:p w14:paraId="468E108C" w14:textId="77777777" w:rsidR="002F0237" w:rsidRDefault="009A5237" w:rsidP="002F0237">
      <w:r>
        <w:annotationRef/>
      </w:r>
      <w:r w:rsidR="002F0237">
        <w:t>Para los chunks de código, creo que sería más secillo de cara al lector incluir un encabezado con los library() de los paquetes que se van a usar.</w:t>
      </w:r>
      <w:r w:rsidR="002F0237">
        <w:br/>
        <w:t>Esto (en mi opinión) facilita la lectura del mismo y especialmente para lectores menos versados en el desarrollo de código a los que ver tantas “cosas raras” les puede hacer desistir en el intento de reproducirlo.</w:t>
      </w:r>
      <w:r w:rsidR="002F0237">
        <w:br/>
        <w:t>De cualquier manera, habría que hacerlo al menos con dplyr/tidyverse puesto que si no no corren las funciones mutate, filter, select, y %&gt;%.</w:t>
      </w:r>
    </w:p>
  </w:comment>
  <w:comment w:id="117" w:author="JULEN ASTIGARRAGA URCELAY" w:date="2025-06-13T12:14:00Z" w:initials="JA">
    <w:p w14:paraId="748D0547" w14:textId="77777777" w:rsidR="00485B26" w:rsidRDefault="00485B26" w:rsidP="00485B26">
      <w:r>
        <w:annotationRef/>
      </w:r>
      <w:r>
        <w:t>Añadir espacios entre |</w:t>
      </w:r>
    </w:p>
  </w:comment>
  <w:comment w:id="120" w:author="JULEN ASTIGARRAGA URCELAY" w:date="2025-06-13T12:15:00Z" w:initials="JA">
    <w:p w14:paraId="006F8BBF" w14:textId="77777777" w:rsidR="00353FA0" w:rsidRDefault="005D1E1B" w:rsidP="00353FA0">
      <w:r>
        <w:annotationRef/>
      </w:r>
      <w:r w:rsidR="00353FA0">
        <w:t>Habría que corregir esta referencia a la figura</w:t>
      </w:r>
    </w:p>
  </w:comment>
  <w:comment w:id="119" w:author="Ignacio Ramos Gutierrez" w:date="2025-07-14T13:30:00Z" w:initials="IR">
    <w:p w14:paraId="71546C6F" w14:textId="77777777" w:rsidR="002F0237" w:rsidRDefault="002F0237" w:rsidP="002F0237">
      <w:r>
        <w:annotationRef/>
      </w:r>
      <w:r>
        <w:t>Me resulta interesante tener una figura que ilustre la potencialidad del uso de estos datos, pero no sé si se entiende bien el significado de esta. Entiendo que la utilidad sería ver la antigüedad del paquete o cuánto de extendido (en nº de descargas) es el uso, no?</w:t>
      </w:r>
    </w:p>
  </w:comment>
  <w:comment w:id="122" w:author="JULEN ASTIGARRAGA URCELAY" w:date="2025-06-13T12:16:00Z" w:initials="JA">
    <w:p w14:paraId="4A108A7F" w14:textId="0A7FDA98" w:rsidR="00BF2C34" w:rsidRDefault="00BF2C34" w:rsidP="00BF2C34">
      <w:r>
        <w:annotationRef/>
      </w:r>
      <w:r>
        <w:t>Sin punto. Por consistencia con lo de arriba</w:t>
      </w:r>
    </w:p>
  </w:comment>
  <w:comment w:id="124" w:author="Ignacio Ramos Gutierrez" w:date="2025-07-14T13:31:00Z" w:initials="IR">
    <w:p w14:paraId="0CEF85CC" w14:textId="77777777" w:rsidR="002F0237" w:rsidRDefault="002F0237" w:rsidP="002F0237">
      <w:r>
        <w:annotationRef/>
      </w:r>
      <w:r>
        <w:t>Quizás esto quedaría mejor integrado en el código que en el texto (?)</w:t>
      </w:r>
    </w:p>
  </w:comment>
  <w:comment w:id="125" w:author="Unknown Author" w:date="2025-07-06T19:42:00Z" w:initials="">
    <w:p w14:paraId="60965E20"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 w:val="24"/>
          <w:lang w:bidi="en-US"/>
        </w:rPr>
        <w:t>Alternativamente, se podría usar BiocManager::available() ¿no?</w:t>
      </w:r>
    </w:p>
  </w:comment>
  <w:comment w:id="126" w:author="Ignacio Ramos Gutierrez" w:date="2025-07-14T13:32:00Z" w:initials="IR">
    <w:p w14:paraId="7601B868" w14:textId="77777777" w:rsidR="002F0237" w:rsidRDefault="002F0237" w:rsidP="002F0237">
      <w:r>
        <w:annotationRef/>
      </w:r>
      <w:r>
        <w:t>Si no me equivoco, este paquete no está disponible en CRAN para las últimas versiones de R (he probado 4.4.1 y 4.5.1); y hay que descargarlo delsde GitHub.</w:t>
      </w:r>
    </w:p>
  </w:comment>
  <w:comment w:id="128" w:author="Ignacio Ramos Gutierrez" w:date="2025-07-14T13:34:00Z" w:initials="IR">
    <w:p w14:paraId="33781834" w14:textId="77777777" w:rsidR="009B1D03" w:rsidRDefault="009B1D03" w:rsidP="009B1D03">
      <w:r>
        <w:annotationRef/>
      </w:r>
      <w:r>
        <w:t>¿Es importante el tipo de objeto (S3)? En mi experiencia este tipo de términos son poco conocidos y pueden alejar al lector.</w:t>
      </w:r>
    </w:p>
  </w:comment>
  <w:comment w:id="127" w:author="JULEN ASTIGARRAGA URCELAY" w:date="2025-06-13T12:17:00Z" w:initials="JA">
    <w:p w14:paraId="72D59936" w14:textId="77777777" w:rsidR="00647EE7" w:rsidRDefault="00452532" w:rsidP="00647EE7">
      <w:r>
        <w:annotationRef/>
      </w:r>
      <w:r w:rsidR="00647EE7">
        <w:t>Estaria bien explicar brevemente lo que significa</w:t>
      </w:r>
    </w:p>
  </w:comment>
  <w:comment w:id="130" w:author="JULEN ASTIGARRAGA URCELAY" w:date="2025-06-13T12:17:00Z" w:initials="JA">
    <w:p w14:paraId="211DFBDA" w14:textId="25AAB200" w:rsidR="007B14FF" w:rsidRDefault="007B14FF" w:rsidP="007B14FF">
      <w:r>
        <w:annotationRef/>
      </w:r>
      <w:r>
        <w:t>corregir</w:t>
      </w:r>
    </w:p>
  </w:comment>
  <w:comment w:id="135" w:author="JULEN ASTIGARRAGA URCELAY" w:date="2025-06-13T12:18:00Z" w:initials="JA">
    <w:p w14:paraId="481EAB15" w14:textId="77777777" w:rsidR="00415DB0" w:rsidRDefault="00693ED9" w:rsidP="00415DB0">
      <w:r>
        <w:annotationRef/>
      </w:r>
      <w:r w:rsidR="00415DB0">
        <w:t>Puesto que lo demás esta en castellano, creo que sería mejor que esto tambien fuera en castellano</w:t>
      </w:r>
    </w:p>
  </w:comment>
  <w:comment w:id="136" w:author="JULEN ASTIGARRAGA URCELAY" w:date="2025-06-13T12:18:00Z" w:initials="JA">
    <w:p w14:paraId="1F464086" w14:textId="5D04EC33" w:rsidR="00693ED9" w:rsidRDefault="00693ED9" w:rsidP="00693ED9">
      <w:r>
        <w:annotationRef/>
      </w:r>
      <w:r>
        <w:t>typo</w:t>
      </w:r>
    </w:p>
  </w:comment>
  <w:comment w:id="142" w:author="JULEN ASTIGARRAGA URCELAY" w:date="2025-06-13T12:19:00Z" w:initials="JA">
    <w:p w14:paraId="453A0902" w14:textId="77777777" w:rsidR="001B3A4F" w:rsidRDefault="00EB7BAD" w:rsidP="001B3A4F">
      <w:r>
        <w:annotationRef/>
      </w:r>
      <w:r w:rsidR="001B3A4F">
        <w:t xml:space="preserve">Añadir espacios entre palabras. Revisar las directrices de código por favor: </w:t>
      </w:r>
      <w:hyperlink r:id="rId2" w:history="1">
        <w:r w:rsidR="001B3A4F" w:rsidRPr="00471740">
          <w:rPr>
            <w:rStyle w:val="TextocomentarioCar"/>
          </w:rPr>
          <w:t>http://adv-r.had.co.nz/Style.html</w:t>
        </w:r>
      </w:hyperlink>
    </w:p>
  </w:comment>
  <w:comment w:id="143" w:author="Ignacio Ramos Gutierrez" w:date="2025-07-14T13:35:00Z" w:initials="IR">
    <w:p w14:paraId="077F1FDA" w14:textId="77777777" w:rsidR="009B1D03" w:rsidRDefault="009B1D03" w:rsidP="009B1D03">
      <w:r>
        <w:annotationRef/>
      </w:r>
      <w:r>
        <w:t>Igual que antes, habría que cargar purrr antes</w:t>
      </w:r>
    </w:p>
  </w:comment>
  <w:comment w:id="144" w:author="JULEN ASTIGARRAGA URCELAY" w:date="2025-06-13T12:20:00Z" w:initials="JA">
    <w:p w14:paraId="38991937" w14:textId="77777777" w:rsidR="00DE1B4D" w:rsidRDefault="003C2558" w:rsidP="00DE1B4D">
      <w:r>
        <w:annotationRef/>
      </w:r>
      <w:r w:rsidR="00DE1B4D">
        <w:t>Sugiero transformarlo a la versión actual (recomendada) o utilizar la palabra function para que se entienda más fácilmente</w:t>
      </w:r>
    </w:p>
    <w:p w14:paraId="423AFD3E" w14:textId="77777777" w:rsidR="00DE1B4D" w:rsidRDefault="00DE1B4D" w:rsidP="00DE1B4D">
      <w:hyperlink r:id="rId3" w:history="1">
        <w:r w:rsidRPr="00443DCA">
          <w:rPr>
            <w:rStyle w:val="TextocomentarioCar"/>
          </w:rPr>
          <w:t>https://rstudio.github.io/cheatsheets/html/purrr.html</w:t>
        </w:r>
      </w:hyperlink>
      <w:r>
        <w:t xml:space="preserve"> (ver Function Shortcuts) </w:t>
      </w:r>
    </w:p>
  </w:comment>
  <w:comment w:id="162" w:author="JULEN ASTIGARRAGA URCELAY" w:date="2025-06-13T12:21:00Z" w:initials="JA">
    <w:p w14:paraId="7F2F757C" w14:textId="77777777" w:rsidR="00CB085A" w:rsidRDefault="00CB085A" w:rsidP="00CB085A">
      <w:r>
        <w:annotationRef/>
      </w:r>
      <w:r>
        <w:t>Lo mismo que antes</w:t>
      </w:r>
    </w:p>
  </w:comment>
  <w:comment w:id="163" w:author="JULEN ASTIGARRAGA URCELAY" w:date="2025-06-13T12:22:00Z" w:initials="JA">
    <w:p w14:paraId="69821460" w14:textId="77777777" w:rsidR="001F5CA4" w:rsidRDefault="00A46655" w:rsidP="001F5CA4">
      <w:r>
        <w:annotationRef/>
      </w:r>
      <w:r w:rsidR="001F5CA4">
        <w:t>En castellano mejor</w:t>
      </w:r>
    </w:p>
  </w:comment>
  <w:comment w:id="164" w:author="Ignacio Ramos Gutierrez" w:date="2025-07-14T13:45:00Z" w:initials="IR">
    <w:p w14:paraId="6E338722" w14:textId="77777777" w:rsidR="003220EF" w:rsidRDefault="003220EF" w:rsidP="003220EF">
      <w:r>
        <w:annotationRef/>
      </w:r>
      <w:r>
        <w:t>Estos números no coinciden con los que me salen a mí; entiendo que porque se actualiza según el tiempo. Quizás aclararía esto, o reescribiría el texto para evitar usar números, al ser variables.</w:t>
      </w:r>
    </w:p>
  </w:comment>
  <w:comment w:id="165" w:author="Ignacio Ramos Gutierrez" w:date="2025-07-14T13:36:00Z" w:initials="IR">
    <w:p w14:paraId="37EE0718" w14:textId="00C6E84A" w:rsidR="009B1D03" w:rsidRDefault="009B1D03" w:rsidP="009B1D03">
      <w:r>
        <w:annotationRef/>
      </w:r>
      <w:r>
        <w:t>De nuevo, entiendo que es simplemente para ejemplificar; pero si se va a utilizar, quizás explicaría brevemente qué son esas stars, para lectores que no tengan por qué usar GitHub</w:t>
      </w:r>
    </w:p>
  </w:comment>
  <w:comment w:id="166" w:author="Ignacio Ramos Gutierrez" w:date="2025-07-14T13:38:00Z" w:initials="IR">
    <w:p w14:paraId="03823F0B" w14:textId="77777777" w:rsidR="009B1D03" w:rsidRDefault="009B1D03" w:rsidP="009B1D03">
      <w:r>
        <w:annotationRef/>
      </w:r>
      <w:r>
        <w:t>¿Alguna idea de por qué? ¿Recomendarías a un posible lector utilizar esta información para decidir qué paquete de los encontrados usar?</w:t>
      </w:r>
    </w:p>
  </w:comment>
  <w:comment w:id="168" w:author="JULEN ASTIGARRAGA URCELAY" w:date="2025-06-13T12:23:00Z" w:initials="JA">
    <w:p w14:paraId="7AC16348" w14:textId="77777777" w:rsidR="000553A7" w:rsidRDefault="000553A7" w:rsidP="000553A7">
      <w:r>
        <w:annotationRef/>
      </w:r>
      <w:r>
        <w:t>corregir</w:t>
      </w:r>
    </w:p>
  </w:comment>
  <w:comment w:id="171" w:author="Ignacio Ramos Gutierrez" w:date="2025-07-14T12:58:00Z" w:initials="IR">
    <w:p w14:paraId="29CA449E" w14:textId="20631B77" w:rsidR="002D33AC" w:rsidRDefault="009E3B10" w:rsidP="002D33AC">
      <w:r>
        <w:annotationRef/>
      </w:r>
      <w:r w:rsidR="002D33AC">
        <w:t>idem linea 28</w:t>
      </w:r>
    </w:p>
  </w:comment>
  <w:comment w:id="170" w:author="Unknown Author" w:date="2025-07-06T19:50:00Z" w:initials="">
    <w:p w14:paraId="03A5E192"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 w:val="24"/>
          <w:lang w:bidi="en-US"/>
        </w:rPr>
        <w:t xml:space="preserve">Tal vez sea bueno mencionar otros servicios abiertos y sin login como </w:t>
      </w:r>
      <w:hyperlink r:id="rId4">
        <w:r>
          <w:rPr>
            <w:rFonts w:ascii="Liberation Serif" w:eastAsia="DejaVu Sans" w:hAnsi="Liberation Serif" w:cs="Noto Sans Arabic"/>
            <w:sz w:val="24"/>
            <w:lang w:bidi="en-US"/>
          </w:rPr>
          <w:t>https://rdrr.io/</w:t>
        </w:r>
      </w:hyperlink>
      <w:r>
        <w:rPr>
          <w:rFonts w:ascii="Liberation Serif" w:eastAsia="DejaVu Sans" w:hAnsi="Liberation Serif" w:cs="Noto Sans Arabic"/>
          <w:sz w:val="24"/>
          <w:lang w:bidi="en-US"/>
        </w:rPr>
        <w:t>, que también permite buscar paquetes en GitHub (aunque creo que la base de datos no está actualizada)</w:t>
      </w:r>
    </w:p>
  </w:comment>
  <w:comment w:id="205" w:author="Ignacio Ramos Gutierrez" w:date="2025-07-14T13:52:00Z" w:initials="IR">
    <w:p w14:paraId="0851306E" w14:textId="77777777" w:rsidR="005E45FE" w:rsidRDefault="005E45FE" w:rsidP="005E45FE">
      <w:r>
        <w:annotationRef/>
      </w:r>
      <w:r>
        <w:t xml:space="preserve">Me ha resultado muy interesante el contenido de esta nota, y creo que puede ser de utilidad. </w:t>
      </w:r>
      <w:r>
        <w:br/>
        <w:t>Como anotación, y viendo que el proceso de búsqueda es heterogéneo entre repositorios, se me ocurre que quizás sería relativamente sencillo de implementar estas búsquedas en una función única (con un argumento “repo” y otro “text”, por ejemplo).</w:t>
      </w:r>
      <w:r>
        <w:br/>
        <w:t>Yo creo que esto haría que ´la gente se animase a utilizar este buscador mucho más (puesto que la sintaxis de las diferentes búsquedas en diferentes repos es muy diferente, y puede hacer al lector perderse, creo). Desde luego, este comentario es simplemente un ánimo a hacerlo!</w:t>
      </w:r>
    </w:p>
  </w:comment>
  <w:comment w:id="252" w:author="Ignacio Ramos Gutierrez" w:date="2025-07-14T13:42:00Z" w:initials="IR">
    <w:p w14:paraId="59807A5D" w14:textId="1E0606FD" w:rsidR="006C05FD" w:rsidRDefault="006C05FD" w:rsidP="006C05FD">
      <w:r>
        <w:annotationRef/>
      </w:r>
      <w:r>
        <w:t>En mi opinión, el texto de estas figuras es poco autoexplicativo; creo que debería entenderse mejor qué cuentan solamente con un primer vistazo (mucha gente, yo incluido, es lo primero a lo que se le van a ir los ojos).</w:t>
      </w:r>
    </w:p>
  </w:comment>
  <w:comment w:id="259" w:author="JULEN ASTIGARRAGA URCELAY" w:date="2025-06-13T12:26:00Z" w:initials="JA">
    <w:p w14:paraId="08499DC4" w14:textId="77777777" w:rsidR="00924661" w:rsidRDefault="00924661" w:rsidP="00924661">
      <w:r>
        <w:annotationRef/>
      </w:r>
      <w:r>
        <w:t>La figura no esta completa. Falta el título de la derecha. Y que significa la figura de la izquierda?</w:t>
      </w:r>
    </w:p>
  </w:comment>
  <w:comment w:id="258" w:author="Unknown Author" w:date="2025-07-06T19:56:00Z" w:initials="">
    <w:p w14:paraId="0DCB5FC1" w14:textId="77777777" w:rsidR="007F76E0" w:rsidRDefault="00477A7F">
      <w:pPr>
        <w:overflowPunct w:val="0"/>
        <w:spacing w:before="0" w:after="0" w:line="240" w:lineRule="auto"/>
      </w:pPr>
      <w:r>
        <w:rPr>
          <w:rStyle w:val="Refdecomentario"/>
        </w:rPr>
        <w:annotationRef/>
      </w:r>
      <w:r>
        <w:rPr>
          <w:rFonts w:ascii="Liberation Serif" w:eastAsia="DejaVu Sans" w:hAnsi="Liberation Serif" w:cs="Noto Sans Arabic"/>
          <w:sz w:val="24"/>
          <w:lang w:bidi="en-US"/>
        </w:rPr>
        <w:t>Título aparece incompleto</w:t>
      </w:r>
    </w:p>
  </w:comment>
  <w:comment w:id="260" w:author="Ignacio Ramos Gutierrez" w:date="2025-07-14T12:30:00Z" w:initials="IR">
    <w:p w14:paraId="135BCCB1" w14:textId="0EEF9AD2" w:rsidR="006C05FD" w:rsidRDefault="009A5237" w:rsidP="006C05FD">
      <w:r>
        <w:annotationRef/>
      </w:r>
      <w:r w:rsidR="006C05FD">
        <w:t>El main title de la segunda subfigura está cortado; quiza´s se podría añadir un \n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2E743" w15:done="0"/>
  <w15:commentEx w15:paraId="7A35D920" w15:done="0"/>
  <w15:commentEx w15:paraId="7ED7A026" w15:done="0"/>
  <w15:commentEx w15:paraId="59DAC1C9" w15:done="0"/>
  <w15:commentEx w15:paraId="56031EBC" w15:done="0"/>
  <w15:commentEx w15:paraId="6F1B2E6C" w15:done="0"/>
  <w15:commentEx w15:paraId="59DD5580" w15:done="0"/>
  <w15:commentEx w15:paraId="1A18A1FF" w15:done="0"/>
  <w15:commentEx w15:paraId="2FD84A59" w15:done="0"/>
  <w15:commentEx w15:paraId="3CDB9054" w15:done="0"/>
  <w15:commentEx w15:paraId="43F9AC4F" w15:done="0"/>
  <w15:commentEx w15:paraId="3127D801" w15:done="0"/>
  <w15:commentEx w15:paraId="468E108C" w15:done="0"/>
  <w15:commentEx w15:paraId="748D0547" w15:done="0"/>
  <w15:commentEx w15:paraId="006F8BBF" w15:done="0"/>
  <w15:commentEx w15:paraId="71546C6F" w15:done="0"/>
  <w15:commentEx w15:paraId="4A108A7F" w15:done="0"/>
  <w15:commentEx w15:paraId="0CEF85CC" w15:done="0"/>
  <w15:commentEx w15:paraId="60965E20" w15:done="0"/>
  <w15:commentEx w15:paraId="7601B868" w15:done="0"/>
  <w15:commentEx w15:paraId="33781834" w15:done="0"/>
  <w15:commentEx w15:paraId="72D59936" w15:done="0"/>
  <w15:commentEx w15:paraId="211DFBDA" w15:done="0"/>
  <w15:commentEx w15:paraId="481EAB15" w15:done="0"/>
  <w15:commentEx w15:paraId="1F464086" w15:done="0"/>
  <w15:commentEx w15:paraId="453A0902" w15:done="0"/>
  <w15:commentEx w15:paraId="077F1FDA" w15:done="0"/>
  <w15:commentEx w15:paraId="423AFD3E" w15:done="0"/>
  <w15:commentEx w15:paraId="7F2F757C" w15:done="0"/>
  <w15:commentEx w15:paraId="69821460" w15:done="0"/>
  <w15:commentEx w15:paraId="6E338722" w15:done="0"/>
  <w15:commentEx w15:paraId="37EE0718" w15:done="0"/>
  <w15:commentEx w15:paraId="03823F0B" w15:done="0"/>
  <w15:commentEx w15:paraId="7AC16348" w15:done="0"/>
  <w15:commentEx w15:paraId="29CA449E" w15:done="0"/>
  <w15:commentEx w15:paraId="03A5E192" w15:done="0"/>
  <w15:commentEx w15:paraId="0851306E" w15:done="0"/>
  <w15:commentEx w15:paraId="59807A5D" w15:done="0"/>
  <w15:commentEx w15:paraId="08499DC4" w15:done="0"/>
  <w15:commentEx w15:paraId="0DCB5FC1" w15:done="0"/>
  <w15:commentEx w15:paraId="135BCC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A4FE20" w16cex:dateUtc="2025-07-14T10:17:00Z"/>
  <w16cex:commentExtensible w16cex:durableId="439D84A0" w16cex:dateUtc="2025-06-13T10:03:00Z"/>
  <w16cex:commentExtensible w16cex:durableId="34A15F8D" w16cex:dateUtc="2025-07-14T11:12:00Z"/>
  <w16cex:commentExtensible w16cex:durableId="5379CAC4" w16cex:dateUtc="2025-06-13T10:05:00Z"/>
  <w16cex:commentExtensible w16cex:durableId="28215ADA" w16cex:dateUtc="2025-07-14T10:20:00Z"/>
  <w16cex:commentExtensible w16cex:durableId="145216BC" w16cex:dateUtc="2025-07-14T10:20:00Z"/>
  <w16cex:commentExtensible w16cex:durableId="367C27C1" w16cex:dateUtc="2025-06-13T10:10:00Z"/>
  <w16cex:commentExtensible w16cex:durableId="69781075" w16cex:dateUtc="2025-07-14T11:18:00Z"/>
  <w16cex:commentExtensible w16cex:durableId="2C64E5B5" w16cex:dateUtc="2025-06-13T10:12:00Z"/>
  <w16cex:commentExtensible w16cex:durableId="236075C0" w16cex:dateUtc="2025-07-14T10:29:00Z"/>
  <w16cex:commentExtensible w16cex:durableId="5C101EA3" w16cex:dateUtc="2025-06-13T10:14:00Z"/>
  <w16cex:commentExtensible w16cex:durableId="7AC890B8" w16cex:dateUtc="2025-06-13T10:15:00Z"/>
  <w16cex:commentExtensible w16cex:durableId="74F7FC78" w16cex:dateUtc="2025-07-14T11:30:00Z"/>
  <w16cex:commentExtensible w16cex:durableId="402AA958" w16cex:dateUtc="2025-06-13T10:16:00Z"/>
  <w16cex:commentExtensible w16cex:durableId="57DB0DE1" w16cex:dateUtc="2025-07-14T11:31:00Z"/>
  <w16cex:commentExtensible w16cex:durableId="50AA72AC" w16cex:dateUtc="2025-07-14T11:32:00Z"/>
  <w16cex:commentExtensible w16cex:durableId="25FC9BCE" w16cex:dateUtc="2025-07-14T11:34:00Z"/>
  <w16cex:commentExtensible w16cex:durableId="3DED0D67" w16cex:dateUtc="2025-06-13T10:17:00Z"/>
  <w16cex:commentExtensible w16cex:durableId="5AA35FF1" w16cex:dateUtc="2025-06-13T10:17:00Z"/>
  <w16cex:commentExtensible w16cex:durableId="6E5B3940" w16cex:dateUtc="2025-06-13T10:18:00Z"/>
  <w16cex:commentExtensible w16cex:durableId="1596306A" w16cex:dateUtc="2025-06-13T10:18:00Z"/>
  <w16cex:commentExtensible w16cex:durableId="73C09E1A" w16cex:dateUtc="2025-06-13T10:19:00Z"/>
  <w16cex:commentExtensible w16cex:durableId="756A586C" w16cex:dateUtc="2025-07-14T11:35:00Z"/>
  <w16cex:commentExtensible w16cex:durableId="73B62B32" w16cex:dateUtc="2025-06-13T10:20:00Z"/>
  <w16cex:commentExtensible w16cex:durableId="27891795" w16cex:dateUtc="2025-06-13T10:21:00Z"/>
  <w16cex:commentExtensible w16cex:durableId="2E5104CC" w16cex:dateUtc="2025-06-13T10:22:00Z"/>
  <w16cex:commentExtensible w16cex:durableId="243F8FBF" w16cex:dateUtc="2025-07-14T11:45:00Z"/>
  <w16cex:commentExtensible w16cex:durableId="78E63704" w16cex:dateUtc="2025-07-14T11:36:00Z"/>
  <w16cex:commentExtensible w16cex:durableId="5D2C35F3" w16cex:dateUtc="2025-07-14T11:38:00Z"/>
  <w16cex:commentExtensible w16cex:durableId="4F75C890" w16cex:dateUtc="2025-06-13T10:23:00Z"/>
  <w16cex:commentExtensible w16cex:durableId="6FFD1D05" w16cex:dateUtc="2025-07-14T10:58:00Z"/>
  <w16cex:commentExtensible w16cex:durableId="1C1D6C01" w16cex:dateUtc="2025-07-14T11:52:00Z"/>
  <w16cex:commentExtensible w16cex:durableId="3DB3E506" w16cex:dateUtc="2025-07-14T11:42:00Z"/>
  <w16cex:commentExtensible w16cex:durableId="03355A84" w16cex:dateUtc="2025-06-13T10:26:00Z"/>
  <w16cex:commentExtensible w16cex:durableId="496A8830" w16cex:dateUtc="2025-07-14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2E743" w16cid:durableId="3EA4FE20"/>
  <w16cid:commentId w16cid:paraId="7A35D920" w16cid:durableId="7994D95D"/>
  <w16cid:commentId w16cid:paraId="7ED7A026" w16cid:durableId="3E0E161F"/>
  <w16cid:commentId w16cid:paraId="59DAC1C9" w16cid:durableId="439D84A0"/>
  <w16cid:commentId w16cid:paraId="56031EBC" w16cid:durableId="34A15F8D"/>
  <w16cid:commentId w16cid:paraId="6F1B2E6C" w16cid:durableId="5379CAC4"/>
  <w16cid:commentId w16cid:paraId="59DD5580" w16cid:durableId="28215ADA"/>
  <w16cid:commentId w16cid:paraId="1A18A1FF" w16cid:durableId="145216BC"/>
  <w16cid:commentId w16cid:paraId="2FD84A59" w16cid:durableId="367C27C1"/>
  <w16cid:commentId w16cid:paraId="3CDB9054" w16cid:durableId="69781075"/>
  <w16cid:commentId w16cid:paraId="43F9AC4F" w16cid:durableId="2C64E5B5"/>
  <w16cid:commentId w16cid:paraId="3127D801" w16cid:durableId="76155B4C"/>
  <w16cid:commentId w16cid:paraId="468E108C" w16cid:durableId="236075C0"/>
  <w16cid:commentId w16cid:paraId="748D0547" w16cid:durableId="5C101EA3"/>
  <w16cid:commentId w16cid:paraId="006F8BBF" w16cid:durableId="7AC890B8"/>
  <w16cid:commentId w16cid:paraId="71546C6F" w16cid:durableId="74F7FC78"/>
  <w16cid:commentId w16cid:paraId="4A108A7F" w16cid:durableId="402AA958"/>
  <w16cid:commentId w16cid:paraId="0CEF85CC" w16cid:durableId="57DB0DE1"/>
  <w16cid:commentId w16cid:paraId="60965E20" w16cid:durableId="79BB89C5"/>
  <w16cid:commentId w16cid:paraId="7601B868" w16cid:durableId="50AA72AC"/>
  <w16cid:commentId w16cid:paraId="33781834" w16cid:durableId="25FC9BCE"/>
  <w16cid:commentId w16cid:paraId="72D59936" w16cid:durableId="3DED0D67"/>
  <w16cid:commentId w16cid:paraId="211DFBDA" w16cid:durableId="5AA35FF1"/>
  <w16cid:commentId w16cid:paraId="481EAB15" w16cid:durableId="6E5B3940"/>
  <w16cid:commentId w16cid:paraId="1F464086" w16cid:durableId="1596306A"/>
  <w16cid:commentId w16cid:paraId="453A0902" w16cid:durableId="73C09E1A"/>
  <w16cid:commentId w16cid:paraId="077F1FDA" w16cid:durableId="756A586C"/>
  <w16cid:commentId w16cid:paraId="423AFD3E" w16cid:durableId="73B62B32"/>
  <w16cid:commentId w16cid:paraId="7F2F757C" w16cid:durableId="27891795"/>
  <w16cid:commentId w16cid:paraId="69821460" w16cid:durableId="2E5104CC"/>
  <w16cid:commentId w16cid:paraId="6E338722" w16cid:durableId="243F8FBF"/>
  <w16cid:commentId w16cid:paraId="37EE0718" w16cid:durableId="78E63704"/>
  <w16cid:commentId w16cid:paraId="03823F0B" w16cid:durableId="5D2C35F3"/>
  <w16cid:commentId w16cid:paraId="7AC16348" w16cid:durableId="4F75C890"/>
  <w16cid:commentId w16cid:paraId="29CA449E" w16cid:durableId="6FFD1D05"/>
  <w16cid:commentId w16cid:paraId="03A5E192" w16cid:durableId="2AFE2C3D"/>
  <w16cid:commentId w16cid:paraId="0851306E" w16cid:durableId="1C1D6C01"/>
  <w16cid:commentId w16cid:paraId="59807A5D" w16cid:durableId="3DB3E506"/>
  <w16cid:commentId w16cid:paraId="08499DC4" w16cid:durableId="03355A84"/>
  <w16cid:commentId w16cid:paraId="0DCB5FC1" w16cid:durableId="3F0FC986"/>
  <w16cid:commentId w16cid:paraId="135BCCB1" w16cid:durableId="496A88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D03D" w14:textId="77777777" w:rsidR="00400C8A" w:rsidRDefault="00400C8A">
      <w:pPr>
        <w:spacing w:before="0" w:after="0" w:line="240" w:lineRule="auto"/>
      </w:pPr>
      <w:r>
        <w:separator/>
      </w:r>
    </w:p>
  </w:endnote>
  <w:endnote w:type="continuationSeparator" w:id="0">
    <w:p w14:paraId="0819EC55" w14:textId="77777777" w:rsidR="00400C8A" w:rsidRDefault="00400C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1524" w14:textId="77777777" w:rsidR="007F76E0" w:rsidRDefault="007F76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562039"/>
      <w:docPartObj>
        <w:docPartGallery w:val="Page Numbers (Bottom of Page)"/>
        <w:docPartUnique/>
      </w:docPartObj>
    </w:sdtPr>
    <w:sdtContent>
      <w:p w14:paraId="71AA71B7" w14:textId="77777777" w:rsidR="007F76E0" w:rsidRDefault="000B51C4">
        <w:pPr>
          <w:pStyle w:val="Piedepgina"/>
          <w:jc w:val="center"/>
        </w:pPr>
        <w:ins w:id="274" w:author="Claudia Fernández Ruiz" w:date="2026-03-21T18:21:00Z" w16du:dateUtc="2026-03-21T17:21:00Z">
          <w:r>
            <w:fldChar w:fldCharType="begin"/>
          </w:r>
          <w:r>
            <w:instrText xml:space="preserve"> PAGE   \* MERGEFORMAT </w:instrText>
          </w:r>
          <w:r>
            <w:fldChar w:fldCharType="separate"/>
          </w:r>
          <w:r>
            <w:rPr>
              <w:noProof/>
            </w:rPr>
            <w:t>3</w:t>
          </w:r>
          <w:r>
            <w:rPr>
              <w:noProof/>
            </w:rPr>
            <w:fldChar w:fldCharType="end"/>
          </w:r>
        </w:ins>
        <w:del w:id="275" w:author="Claudia Fernández Ruiz" w:date="2026-03-21T18:21:00Z" w16du:dateUtc="2026-03-21T17:21:00Z">
          <w:r>
            <w:fldChar w:fldCharType="begin"/>
          </w:r>
          <w:r>
            <w:delInstrText xml:space="preserve"> PAGE </w:delInstrText>
          </w:r>
          <w:r>
            <w:fldChar w:fldCharType="separate"/>
          </w:r>
          <w:r>
            <w:delText>12</w:delText>
          </w:r>
          <w:r>
            <w:fldChar w:fldCharType="end"/>
          </w:r>
        </w:del>
      </w:p>
    </w:sdtContent>
  </w:sdt>
  <w:p w14:paraId="32D96813" w14:textId="77777777" w:rsidR="007F76E0" w:rsidRDefault="007F76E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43093"/>
      <w:docPartObj>
        <w:docPartGallery w:val="Page Numbers (Bottom of Page)"/>
        <w:docPartUnique/>
      </w:docPartObj>
    </w:sdtPr>
    <w:sdtContent>
      <w:p w14:paraId="4B5915F8" w14:textId="77777777" w:rsidR="007F76E0" w:rsidRDefault="00000000">
        <w:pPr>
          <w:pStyle w:val="Piedepgina"/>
          <w:jc w:val="center"/>
        </w:pPr>
        <w:del w:id="276" w:author="Claudia Fernández Ruiz" w:date="2026-03-21T18:21:00Z" w16du:dateUtc="2026-03-21T17:21:00Z">
          <w:r>
            <w:fldChar w:fldCharType="begin"/>
          </w:r>
          <w:r>
            <w:delInstrText xml:space="preserve"> PAGE </w:delInstrText>
          </w:r>
          <w:r>
            <w:fldChar w:fldCharType="separate"/>
          </w:r>
          <w:r>
            <w:delText>12</w:delText>
          </w:r>
          <w:r>
            <w:fldChar w:fldCharType="end"/>
          </w:r>
        </w:del>
      </w:p>
    </w:sdtContent>
  </w:sdt>
  <w:p w14:paraId="33ACB45E" w14:textId="77777777" w:rsidR="007F76E0" w:rsidRDefault="007F76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EC8B" w14:textId="77777777" w:rsidR="00400C8A" w:rsidRDefault="00400C8A">
      <w:pPr>
        <w:spacing w:before="0" w:after="0" w:line="240" w:lineRule="auto"/>
      </w:pPr>
      <w:r>
        <w:separator/>
      </w:r>
    </w:p>
  </w:footnote>
  <w:footnote w:type="continuationSeparator" w:id="0">
    <w:p w14:paraId="694E54EA" w14:textId="77777777" w:rsidR="00400C8A" w:rsidRDefault="00400C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266F" w14:textId="77777777" w:rsidR="00103CF4" w:rsidRDefault="00103C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49DFE"/>
    <w:multiLevelType w:val="multilevel"/>
    <w:tmpl w:val="54C439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A47EE9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A1050C4"/>
    <w:multiLevelType w:val="multilevel"/>
    <w:tmpl w:val="E60283F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80"/>
    <w:multiLevelType w:val="singleLevel"/>
    <w:tmpl w:val="F7260968"/>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5369C2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C9CB6C2"/>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A440C77C"/>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9"/>
    <w:multiLevelType w:val="singleLevel"/>
    <w:tmpl w:val="19F6391E"/>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FA4864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0A99431"/>
    <w:multiLevelType w:val="multilevel"/>
    <w:tmpl w:val="780007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432"/>
    <w:multiLevelType w:val="multilevel"/>
    <w:tmpl w:val="85BCE9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1" w15:restartNumberingAfterBreak="0">
    <w:nsid w:val="158A9882"/>
    <w:multiLevelType w:val="multilevel"/>
    <w:tmpl w:val="3106F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2" w15:restartNumberingAfterBreak="0">
    <w:nsid w:val="16556D85"/>
    <w:multiLevelType w:val="multilevel"/>
    <w:tmpl w:val="394696C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3" w15:restartNumberingAfterBreak="0">
    <w:nsid w:val="20E93A96"/>
    <w:multiLevelType w:val="multilevel"/>
    <w:tmpl w:val="B6567D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D4ABF41"/>
    <w:multiLevelType w:val="multilevel"/>
    <w:tmpl w:val="4C74926A"/>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5" w15:restartNumberingAfterBreak="0">
    <w:nsid w:val="4AE73AA5"/>
    <w:multiLevelType w:val="multilevel"/>
    <w:tmpl w:val="9CD4E85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6" w15:restartNumberingAfterBreak="0">
    <w:nsid w:val="6201F114"/>
    <w:multiLevelType w:val="multilevel"/>
    <w:tmpl w:val="B6380E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653865EC"/>
    <w:multiLevelType w:val="multilevel"/>
    <w:tmpl w:val="92A07DC6"/>
    <w:lvl w:ilvl="0">
      <w:start w:val="2"/>
      <w:numFmt w:val="decimal"/>
      <w:lvlText w:val="(%1)"/>
      <w:lvlJc w:val="left"/>
      <w:pPr>
        <w:tabs>
          <w:tab w:val="num" w:pos="0"/>
        </w:tabs>
        <w:ind w:left="720" w:hanging="360"/>
      </w:pPr>
    </w:lvl>
    <w:lvl w:ilvl="1">
      <w:start w:val="2"/>
      <w:numFmt w:val="decimal"/>
      <w:lvlText w:val="(%2)"/>
      <w:lvlJc w:val="left"/>
      <w:pPr>
        <w:tabs>
          <w:tab w:val="num" w:pos="0"/>
        </w:tabs>
        <w:ind w:left="1440" w:hanging="360"/>
      </w:pPr>
    </w:lvl>
    <w:lvl w:ilvl="2">
      <w:start w:val="2"/>
      <w:numFmt w:val="decimal"/>
      <w:lvlText w:val="(%3)"/>
      <w:lvlJc w:val="left"/>
      <w:pPr>
        <w:tabs>
          <w:tab w:val="num" w:pos="0"/>
        </w:tabs>
        <w:ind w:left="2160" w:hanging="360"/>
      </w:pPr>
    </w:lvl>
    <w:lvl w:ilvl="3">
      <w:start w:val="2"/>
      <w:numFmt w:val="decimal"/>
      <w:lvlText w:val="(%4)"/>
      <w:lvlJc w:val="left"/>
      <w:pPr>
        <w:tabs>
          <w:tab w:val="num" w:pos="0"/>
        </w:tabs>
        <w:ind w:left="2880" w:hanging="360"/>
      </w:pPr>
    </w:lvl>
    <w:lvl w:ilvl="4">
      <w:start w:val="2"/>
      <w:numFmt w:val="decimal"/>
      <w:lvlText w:val="(%5)"/>
      <w:lvlJc w:val="left"/>
      <w:pPr>
        <w:tabs>
          <w:tab w:val="num" w:pos="0"/>
        </w:tabs>
        <w:ind w:left="3600" w:hanging="360"/>
      </w:pPr>
    </w:lvl>
    <w:lvl w:ilvl="5">
      <w:start w:val="2"/>
      <w:numFmt w:val="decimal"/>
      <w:lvlText w:val="(%6)"/>
      <w:lvlJc w:val="left"/>
      <w:pPr>
        <w:tabs>
          <w:tab w:val="num" w:pos="0"/>
        </w:tabs>
        <w:ind w:left="4320" w:hanging="360"/>
      </w:pPr>
    </w:lvl>
    <w:lvl w:ilvl="6">
      <w:start w:val="2"/>
      <w:numFmt w:val="decimal"/>
      <w:lvlText w:val="(%7)"/>
      <w:lvlJc w:val="left"/>
      <w:pPr>
        <w:tabs>
          <w:tab w:val="num" w:pos="0"/>
        </w:tabs>
        <w:ind w:left="5040" w:hanging="360"/>
      </w:pPr>
    </w:lvl>
    <w:lvl w:ilvl="7">
      <w:start w:val="2"/>
      <w:numFmt w:val="decimal"/>
      <w:lvlText w:val="(%8)"/>
      <w:lvlJc w:val="left"/>
      <w:pPr>
        <w:tabs>
          <w:tab w:val="num" w:pos="0"/>
        </w:tabs>
        <w:ind w:left="5760" w:hanging="360"/>
      </w:pPr>
    </w:lvl>
    <w:lvl w:ilvl="8">
      <w:start w:val="2"/>
      <w:numFmt w:val="decimal"/>
      <w:lvlText w:val="(%9)"/>
      <w:lvlJc w:val="left"/>
      <w:pPr>
        <w:tabs>
          <w:tab w:val="num" w:pos="0"/>
        </w:tabs>
        <w:ind w:left="6480" w:hanging="360"/>
      </w:pPr>
    </w:lvl>
  </w:abstractNum>
  <w:abstractNum w:abstractNumId="18" w15:restartNumberingAfterBreak="0">
    <w:nsid w:val="75C20D2B"/>
    <w:multiLevelType w:val="multilevel"/>
    <w:tmpl w:val="7AF23D68"/>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num w:numId="1" w16cid:durableId="1037702263">
    <w:abstractNumId w:val="12"/>
  </w:num>
  <w:num w:numId="2" w16cid:durableId="28536889">
    <w:abstractNumId w:val="17"/>
  </w:num>
  <w:num w:numId="3" w16cid:durableId="810287902">
    <w:abstractNumId w:val="13"/>
  </w:num>
  <w:num w:numId="4" w16cid:durableId="1189102218">
    <w:abstractNumId w:val="12"/>
    <w:lvlOverride w:ilvl="0">
      <w:startOverride w:val="1"/>
    </w:lvlOverride>
  </w:num>
  <w:num w:numId="5" w16cid:durableId="195578809">
    <w:abstractNumId w:val="17"/>
    <w:lvlOverride w:ilvl="0">
      <w:startOverride w:val="2"/>
    </w:lvlOverride>
  </w:num>
  <w:num w:numId="6" w16cid:durableId="1470905593">
    <w:abstractNumId w:val="1"/>
  </w:num>
  <w:num w:numId="7" w16cid:durableId="338122137">
    <w:abstractNumId w:val="16"/>
  </w:num>
  <w:num w:numId="8" w16cid:durableId="1767727148">
    <w:abstractNumId w:val="0"/>
  </w:num>
  <w:num w:numId="9" w16cid:durableId="187433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16cid:durableId="358431400">
    <w:abstractNumId w:val="15"/>
  </w:num>
  <w:num w:numId="11" w16cid:durableId="5854593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16cid:durableId="1278683298">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3" w16cid:durableId="1356156295">
    <w:abstractNumId w:val="1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4" w16cid:durableId="650983625">
    <w:abstractNumId w:val="7"/>
  </w:num>
  <w:num w:numId="15" w16cid:durableId="1859536139">
    <w:abstractNumId w:val="6"/>
  </w:num>
  <w:num w:numId="16" w16cid:durableId="363212040">
    <w:abstractNumId w:val="5"/>
  </w:num>
  <w:num w:numId="17" w16cid:durableId="1147479616">
    <w:abstractNumId w:val="4"/>
  </w:num>
  <w:num w:numId="18" w16cid:durableId="564531596">
    <w:abstractNumId w:val="3"/>
  </w:num>
  <w:num w:numId="19" w16cid:durableId="865558026">
    <w:abstractNumId w:val="8"/>
  </w:num>
  <w:num w:numId="20" w16cid:durableId="1545216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59771362">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Ramos Gutierrez">
    <w15:presenceInfo w15:providerId="AD" w15:userId="S::ignacio.ramosgutierrez@uam.es::6d669f4b-c37e-403b-9658-66826428b957"/>
  </w15:person>
  <w15:person w15:author="Claudia Fernández Ruiz">
    <w15:presenceInfo w15:providerId="AD" w15:userId="S::cfr1012@alu.ubu.es::01b651e9-cbf7-4556-8976-b0569d0754dc"/>
  </w15:person>
  <w15:person w15:author="JULEN ASTIGARRAGA URCELAY">
    <w15:presenceInfo w15:providerId="AD" w15:userId="S::julen.astigarraga@ehu.eus::4e328bfc-0f3c-412f-90e5-07b55463b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trackRevision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E0"/>
    <w:rsid w:val="00011C8B"/>
    <w:rsid w:val="000553A7"/>
    <w:rsid w:val="000559A3"/>
    <w:rsid w:val="00071543"/>
    <w:rsid w:val="00082AD6"/>
    <w:rsid w:val="000A63DF"/>
    <w:rsid w:val="000B51C4"/>
    <w:rsid w:val="00103CF4"/>
    <w:rsid w:val="00183A4A"/>
    <w:rsid w:val="0019497B"/>
    <w:rsid w:val="001A398D"/>
    <w:rsid w:val="001B3A4F"/>
    <w:rsid w:val="001C76B6"/>
    <w:rsid w:val="001E66D9"/>
    <w:rsid w:val="001F00DE"/>
    <w:rsid w:val="001F5CA4"/>
    <w:rsid w:val="00242110"/>
    <w:rsid w:val="00252A1E"/>
    <w:rsid w:val="00290E61"/>
    <w:rsid w:val="002D03B3"/>
    <w:rsid w:val="002D33AC"/>
    <w:rsid w:val="002F0237"/>
    <w:rsid w:val="002F491F"/>
    <w:rsid w:val="003220EF"/>
    <w:rsid w:val="00353FA0"/>
    <w:rsid w:val="003704AE"/>
    <w:rsid w:val="00380EBE"/>
    <w:rsid w:val="003C2558"/>
    <w:rsid w:val="003C6AFC"/>
    <w:rsid w:val="003F7842"/>
    <w:rsid w:val="00400C8A"/>
    <w:rsid w:val="00415DB0"/>
    <w:rsid w:val="00417059"/>
    <w:rsid w:val="00452532"/>
    <w:rsid w:val="00470F98"/>
    <w:rsid w:val="00477A7F"/>
    <w:rsid w:val="00485B26"/>
    <w:rsid w:val="004D1648"/>
    <w:rsid w:val="004E29B3"/>
    <w:rsid w:val="00502A41"/>
    <w:rsid w:val="0051693D"/>
    <w:rsid w:val="005620F8"/>
    <w:rsid w:val="00571115"/>
    <w:rsid w:val="00583F5D"/>
    <w:rsid w:val="00590D07"/>
    <w:rsid w:val="005A04E7"/>
    <w:rsid w:val="005A5776"/>
    <w:rsid w:val="005D1E1B"/>
    <w:rsid w:val="005E45FE"/>
    <w:rsid w:val="00600BEE"/>
    <w:rsid w:val="00602A60"/>
    <w:rsid w:val="0063432B"/>
    <w:rsid w:val="006378D6"/>
    <w:rsid w:val="00647EE7"/>
    <w:rsid w:val="00693ED9"/>
    <w:rsid w:val="006C05FD"/>
    <w:rsid w:val="006C2056"/>
    <w:rsid w:val="006C7E43"/>
    <w:rsid w:val="006F3BEE"/>
    <w:rsid w:val="007114D4"/>
    <w:rsid w:val="00730CD6"/>
    <w:rsid w:val="00754448"/>
    <w:rsid w:val="00774597"/>
    <w:rsid w:val="00784D58"/>
    <w:rsid w:val="00787DAF"/>
    <w:rsid w:val="00792BF1"/>
    <w:rsid w:val="007B14FF"/>
    <w:rsid w:val="007F76E0"/>
    <w:rsid w:val="008041FB"/>
    <w:rsid w:val="008D6863"/>
    <w:rsid w:val="00900AE3"/>
    <w:rsid w:val="00923FEA"/>
    <w:rsid w:val="00924661"/>
    <w:rsid w:val="009737BE"/>
    <w:rsid w:val="00975FD8"/>
    <w:rsid w:val="009A46F7"/>
    <w:rsid w:val="009A5237"/>
    <w:rsid w:val="009B1D03"/>
    <w:rsid w:val="009D434E"/>
    <w:rsid w:val="009E3B10"/>
    <w:rsid w:val="00A16678"/>
    <w:rsid w:val="00A241C0"/>
    <w:rsid w:val="00A25DFA"/>
    <w:rsid w:val="00A46655"/>
    <w:rsid w:val="00A6715F"/>
    <w:rsid w:val="00B24C0B"/>
    <w:rsid w:val="00B25EF7"/>
    <w:rsid w:val="00B27231"/>
    <w:rsid w:val="00B86B75"/>
    <w:rsid w:val="00BA07EA"/>
    <w:rsid w:val="00BA4B75"/>
    <w:rsid w:val="00BB255A"/>
    <w:rsid w:val="00BB6297"/>
    <w:rsid w:val="00BC48D5"/>
    <w:rsid w:val="00BF2C34"/>
    <w:rsid w:val="00C102C2"/>
    <w:rsid w:val="00C36279"/>
    <w:rsid w:val="00CB085A"/>
    <w:rsid w:val="00CC4EAF"/>
    <w:rsid w:val="00D2299E"/>
    <w:rsid w:val="00D52CCA"/>
    <w:rsid w:val="00D66700"/>
    <w:rsid w:val="00DE1B4D"/>
    <w:rsid w:val="00E0739C"/>
    <w:rsid w:val="00E315A3"/>
    <w:rsid w:val="00EB7BAD"/>
    <w:rsid w:val="00EF2A45"/>
    <w:rsid w:val="00F10E89"/>
    <w:rsid w:val="00F34703"/>
    <w:rsid w:val="00F44888"/>
    <w:rsid w:val="00FA46BE"/>
    <w:rsid w:val="00FA697D"/>
    <w:rsid w:val="00FE112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F368"/>
  <w15:docId w15:val="{ED4F5FB6-87C2-4F8C-A65E-4F8F9FBA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6" w:qFormat="1"/>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57ED"/>
    <w:pPr>
      <w:suppressAutoHyphens w:val="0"/>
      <w:spacing w:before="180" w:after="180" w:line="360" w:lineRule="auto"/>
      <w:pPrChange w:id="0" w:author="Ignacio Ramos Gutierrez" w:date="2026-03-21T18:23:00Z">
        <w:pPr>
          <w:spacing w:before="180" w:after="180" w:line="360" w:lineRule="auto"/>
        </w:pPr>
      </w:pPrChange>
    </w:pPr>
    <w:rPr>
      <w:sz w:val="20"/>
      <w:rPrChange w:id="0" w:author="Ignacio Ramos Gutierrez" w:date="2026-03-21T18:23:00Z">
        <w:rPr>
          <w:rFonts w:asciiTheme="minorHAnsi" w:eastAsiaTheme="minorHAnsi" w:hAnsiTheme="minorHAnsi" w:cstheme="minorBidi"/>
          <w:szCs w:val="24"/>
          <w:lang w:val="en-US" w:eastAsia="en-US" w:bidi="ar-SA"/>
        </w:rPr>
      </w:rPrChange>
    </w:rPr>
  </w:style>
  <w:style w:type="paragraph" w:styleId="Ttulo1">
    <w:name w:val="heading 1"/>
    <w:basedOn w:val="Normal"/>
    <w:next w:val="Normal"/>
    <w:uiPriority w:val="9"/>
    <w:qFormat/>
    <w:rsid w:val="006C57ED"/>
    <w:pPr>
      <w:keepNext/>
      <w:keepLines/>
      <w:spacing w:before="600" w:after="120"/>
      <w:outlineLvl w:val="0"/>
    </w:pPr>
    <w:rPr>
      <w:rFonts w:asciiTheme="majorHAnsi" w:eastAsiaTheme="majorEastAsia" w:hAnsiTheme="majorHAnsi" w:cstheme="majorBidi"/>
      <w:b/>
      <w:bCs/>
      <w:sz w:val="22"/>
      <w:szCs w:val="32"/>
    </w:rPr>
  </w:style>
  <w:style w:type="paragraph" w:styleId="Ttulo2">
    <w:name w:val="heading 2"/>
    <w:basedOn w:val="Normal"/>
    <w:next w:val="Normal"/>
    <w:uiPriority w:val="9"/>
    <w:unhideWhenUsed/>
    <w:qFormat/>
    <w:rsid w:val="006C57ED"/>
    <w:pPr>
      <w:keepNext/>
      <w:keepLines/>
      <w:spacing w:before="320" w:after="120"/>
      <w:outlineLvl w:val="1"/>
    </w:pPr>
    <w:rPr>
      <w:rFonts w:asciiTheme="majorHAnsi" w:eastAsiaTheme="majorEastAsia" w:hAnsiTheme="majorHAnsi" w:cstheme="majorBidi"/>
      <w:b/>
      <w:bCs/>
      <w:szCs w:val="32"/>
    </w:rPr>
  </w:style>
  <w:style w:type="paragraph" w:styleId="Ttulo3">
    <w:name w:val="heading 3"/>
    <w:basedOn w:val="Ttulo2"/>
    <w:next w:val="Normal"/>
    <w:uiPriority w:val="9"/>
    <w:unhideWhenUsed/>
    <w:qFormat/>
    <w:rsid w:val="00502A41"/>
    <w:pPr>
      <w:outlineLvl w:val="2"/>
    </w:pPr>
    <w:rPr>
      <w:sz w:val="18"/>
    </w:rPr>
  </w:style>
  <w:style w:type="paragraph" w:styleId="Ttulo4">
    <w:name w:val="heading 4"/>
    <w:basedOn w:val="Ttulo3"/>
    <w:next w:val="Normal"/>
    <w:uiPriority w:val="9"/>
    <w:unhideWhenUsed/>
    <w:qFormat/>
    <w:rsid w:val="00792BF1"/>
    <w:pPr>
      <w:outlineLvl w:val="3"/>
    </w:pPr>
    <w:rPr>
      <w:lang w:val="es-ES"/>
    </w:rPr>
  </w:style>
  <w:style w:type="paragraph" w:styleId="Ttulo5">
    <w:name w:val="heading 5"/>
    <w:basedOn w:val="Ttulo4"/>
    <w:next w:val="Normal"/>
    <w:uiPriority w:val="9"/>
    <w:unhideWhenUsed/>
    <w:qFormat/>
    <w:rsid w:val="002D03B3"/>
    <w:pPr>
      <w:outlineLvl w:val="4"/>
    </w:pPr>
  </w:style>
  <w:style w:type="paragraph" w:styleId="Ttulo6">
    <w:name w:val="heading 6"/>
    <w:basedOn w:val="Normal"/>
    <w:next w:val="Normal"/>
    <w:link w:val="Ttulo6Car"/>
    <w:qFormat/>
    <w:rsid w:val="00380EBE"/>
    <w:pPr>
      <w:keepNext/>
      <w:keepLines/>
      <w:pageBreakBefore/>
      <w:spacing w:before="200" w:after="0"/>
      <w:outlineLvl w:val="5"/>
    </w:pPr>
    <w:rPr>
      <w:rFonts w:asciiTheme="majorHAnsi" w:eastAsiaTheme="majorEastAsia" w:hAnsiTheme="majorHAnsi"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dyTextChar">
    <w:name w:val="Body Text Char"/>
    <w:basedOn w:val="Fuentedeprrafopredeter"/>
    <w:link w:val="ImageCaption"/>
    <w:qFormat/>
    <w:rPr>
      <w:i/>
      <w:sz w:val="20"/>
    </w:rPr>
  </w:style>
  <w:style w:type="character" w:customStyle="1" w:styleId="VerbatimChar">
    <w:name w:val="Verbatim Char"/>
    <w:basedOn w:val="BodyTextChar"/>
    <w:link w:val="SourceCode"/>
    <w:qFormat/>
    <w:rPr>
      <w:i w:val="0"/>
      <w:sz w:val="20"/>
      <w:shd w:val="clear" w:color="auto" w:fill="F8F8F8"/>
    </w:rPr>
  </w:style>
  <w:style w:type="character" w:customStyle="1" w:styleId="FootnoteRef">
    <w:name w:val="Footnote Ref"/>
    <w:basedOn w:val="BodyTextChar"/>
    <w:rPr>
      <w:i w:val="0"/>
      <w:sz w:val="20"/>
      <w:vertAlign w:val="superscript"/>
      <w:rPrChange w:id="1" w:author="Claudia Fernández Ruiz" w:date="2026-03-21T18:21:00Z">
        <w:rPr>
          <w:i/>
          <w:sz w:val="20"/>
          <w:vertAlign w:val="superscript"/>
        </w:rPr>
      </w:rPrChange>
    </w:rPr>
  </w:style>
  <w:style w:type="character" w:customStyle="1" w:styleId="Link">
    <w:name w:val="Link"/>
    <w:basedOn w:val="BodyTextChar"/>
    <w:rPr>
      <w:i w:val="0"/>
      <w:color w:val="4F81BD" w:themeColor="accent1"/>
      <w:sz w:val="20"/>
      <w:rPrChange w:id="2" w:author="Claudia Fernández Ruiz" w:date="2026-03-21T18:21:00Z">
        <w:rPr>
          <w:i/>
          <w:color w:val="4F81BD" w:themeColor="accent1"/>
          <w:sz w:val="20"/>
        </w:rPr>
      </w:rPrChange>
    </w:rPr>
  </w:style>
  <w:style w:type="character" w:customStyle="1" w:styleId="KeywordTok">
    <w:name w:val="KeywordTok"/>
    <w:basedOn w:val="VerbatimChar"/>
    <w:rPr>
      <w:rFonts w:ascii="Consolas" w:hAnsi="Consolas"/>
      <w:b/>
      <w:i w:val="0"/>
      <w:color w:val="204A87"/>
      <w:sz w:val="22"/>
      <w:shd w:val="clear" w:color="auto" w:fill="F8F8F8"/>
      <w:rPrChange w:id="3" w:author="Ignacio Ramos Gutierrez" w:date="2026-03-21T18:23:00Z">
        <w:rPr>
          <w:rFonts w:ascii="Consolas" w:hAnsi="Consolas"/>
          <w:b/>
          <w:i w:val="0"/>
          <w:color w:val="007020"/>
          <w:sz w:val="22"/>
          <w:shd w:val="clear" w:color="auto" w:fill="F8F8F8"/>
        </w:rPr>
      </w:rPrChange>
    </w:rPr>
  </w:style>
  <w:style w:type="character" w:customStyle="1" w:styleId="DataTypeTok">
    <w:name w:val="DataTypeTok"/>
    <w:basedOn w:val="VerbatimChar"/>
    <w:rPr>
      <w:rFonts w:ascii="Consolas" w:hAnsi="Consolas"/>
      <w:i w:val="0"/>
      <w:color w:val="204A87"/>
      <w:sz w:val="22"/>
      <w:shd w:val="clear" w:color="auto" w:fill="F8F8F8"/>
      <w:rPrChange w:id="4" w:author="Ignacio Ramos Gutierrez" w:date="2026-03-21T18:23:00Z">
        <w:rPr>
          <w:rFonts w:ascii="Consolas" w:hAnsi="Consolas"/>
          <w:i w:val="0"/>
          <w:color w:val="902000"/>
          <w:sz w:val="22"/>
          <w:shd w:val="clear" w:color="auto" w:fill="F8F8F8"/>
        </w:rPr>
      </w:rPrChange>
    </w:rPr>
  </w:style>
  <w:style w:type="character" w:customStyle="1" w:styleId="DecValTok">
    <w:name w:val="DecValTok"/>
    <w:basedOn w:val="VerbatimChar"/>
    <w:rPr>
      <w:rFonts w:ascii="Consolas" w:hAnsi="Consolas"/>
      <w:i w:val="0"/>
      <w:color w:val="0000CF"/>
      <w:sz w:val="22"/>
      <w:shd w:val="clear" w:color="auto" w:fill="F8F8F8"/>
      <w:rPrChange w:id="5" w:author="Ignacio Ramos Gutierrez" w:date="2026-03-21T18:23:00Z">
        <w:rPr>
          <w:rFonts w:ascii="Consolas" w:hAnsi="Consolas"/>
          <w:i w:val="0"/>
          <w:color w:val="40A070"/>
          <w:sz w:val="22"/>
          <w:shd w:val="clear" w:color="auto" w:fill="F8F8F8"/>
        </w:rPr>
      </w:rPrChange>
    </w:rPr>
  </w:style>
  <w:style w:type="character" w:customStyle="1" w:styleId="BaseNTok">
    <w:name w:val="BaseNTok"/>
    <w:basedOn w:val="VerbatimChar"/>
    <w:rPr>
      <w:rFonts w:ascii="Consolas" w:hAnsi="Consolas"/>
      <w:i w:val="0"/>
      <w:color w:val="0000CF"/>
      <w:sz w:val="22"/>
      <w:shd w:val="clear" w:color="auto" w:fill="F8F8F8"/>
      <w:rPrChange w:id="6" w:author="Ignacio Ramos Gutierrez" w:date="2026-03-21T18:23:00Z">
        <w:rPr>
          <w:rFonts w:ascii="Consolas" w:hAnsi="Consolas"/>
          <w:i w:val="0"/>
          <w:color w:val="40A070"/>
          <w:sz w:val="22"/>
          <w:shd w:val="clear" w:color="auto" w:fill="F8F8F8"/>
        </w:rPr>
      </w:rPrChange>
    </w:rPr>
  </w:style>
  <w:style w:type="character" w:customStyle="1" w:styleId="FloatTok">
    <w:name w:val="FloatTok"/>
    <w:basedOn w:val="VerbatimChar"/>
    <w:rPr>
      <w:rFonts w:ascii="Consolas" w:hAnsi="Consolas"/>
      <w:i w:val="0"/>
      <w:color w:val="0000CF"/>
      <w:sz w:val="22"/>
      <w:shd w:val="clear" w:color="auto" w:fill="F8F8F8"/>
      <w:rPrChange w:id="7" w:author="Ignacio Ramos Gutierrez" w:date="2026-03-21T18:23:00Z">
        <w:rPr>
          <w:rFonts w:ascii="Consolas" w:hAnsi="Consolas"/>
          <w:i w:val="0"/>
          <w:color w:val="40A070"/>
          <w:sz w:val="22"/>
          <w:shd w:val="clear" w:color="auto" w:fill="F8F8F8"/>
        </w:rPr>
      </w:rPrChange>
    </w:rPr>
  </w:style>
  <w:style w:type="character" w:customStyle="1" w:styleId="CharTok">
    <w:name w:val="CharTok"/>
    <w:basedOn w:val="VerbatimChar"/>
    <w:rPr>
      <w:rFonts w:ascii="Consolas" w:hAnsi="Consolas"/>
      <w:i w:val="0"/>
      <w:color w:val="4E9A06"/>
      <w:sz w:val="22"/>
      <w:shd w:val="clear" w:color="auto" w:fill="F8F8F8"/>
      <w:rPrChange w:id="8" w:author="Ignacio Ramos Gutierrez" w:date="2026-03-21T18:23:00Z">
        <w:rPr>
          <w:rFonts w:ascii="Consolas" w:hAnsi="Consolas"/>
          <w:i w:val="0"/>
          <w:color w:val="4070A0"/>
          <w:sz w:val="22"/>
          <w:shd w:val="clear" w:color="auto" w:fill="F8F8F8"/>
        </w:rPr>
      </w:rPrChange>
    </w:rPr>
  </w:style>
  <w:style w:type="character" w:customStyle="1" w:styleId="StringTok">
    <w:name w:val="StringTok"/>
    <w:basedOn w:val="VerbatimChar"/>
    <w:rPr>
      <w:rFonts w:ascii="Consolas" w:hAnsi="Consolas"/>
      <w:i w:val="0"/>
      <w:color w:val="4E9A06"/>
      <w:sz w:val="22"/>
      <w:shd w:val="clear" w:color="auto" w:fill="F8F8F8"/>
      <w:rPrChange w:id="9" w:author="Ignacio Ramos Gutierrez" w:date="2026-03-21T18:23:00Z">
        <w:rPr>
          <w:rFonts w:ascii="Consolas" w:hAnsi="Consolas"/>
          <w:i w:val="0"/>
          <w:color w:val="4070A0"/>
          <w:sz w:val="22"/>
          <w:shd w:val="clear" w:color="auto" w:fill="F8F8F8"/>
        </w:rPr>
      </w:rPrChange>
    </w:rPr>
  </w:style>
  <w:style w:type="character" w:customStyle="1" w:styleId="CommentTok">
    <w:name w:val="CommentTok"/>
    <w:basedOn w:val="VerbatimChar"/>
    <w:rPr>
      <w:rFonts w:ascii="Consolas" w:hAnsi="Consolas"/>
      <w:i/>
      <w:color w:val="8F5902"/>
      <w:sz w:val="22"/>
      <w:shd w:val="clear" w:color="auto" w:fill="F8F8F8"/>
      <w:rPrChange w:id="10" w:author="Ignacio Ramos Gutierrez" w:date="2026-03-21T18:23:00Z">
        <w:rPr>
          <w:rFonts w:ascii="Consolas" w:hAnsi="Consolas"/>
          <w:i/>
          <w:color w:val="60A0B0"/>
          <w:sz w:val="22"/>
          <w:shd w:val="clear" w:color="auto" w:fill="F8F8F8"/>
        </w:rPr>
      </w:rPrChange>
    </w:rPr>
  </w:style>
  <w:style w:type="character" w:customStyle="1" w:styleId="OtherTok">
    <w:name w:val="OtherTok"/>
    <w:basedOn w:val="VerbatimChar"/>
    <w:rPr>
      <w:rFonts w:ascii="Consolas" w:hAnsi="Consolas"/>
      <w:i w:val="0"/>
      <w:color w:val="8F5902"/>
      <w:sz w:val="22"/>
      <w:shd w:val="clear" w:color="auto" w:fill="F8F8F8"/>
      <w:rPrChange w:id="11" w:author="Ignacio Ramos Gutierrez" w:date="2026-03-21T18:23:00Z">
        <w:rPr>
          <w:rFonts w:ascii="Consolas" w:hAnsi="Consolas"/>
          <w:i w:val="0"/>
          <w:color w:val="007020"/>
          <w:sz w:val="22"/>
          <w:shd w:val="clear" w:color="auto" w:fill="F8F8F8"/>
        </w:rPr>
      </w:rPrChange>
    </w:rPr>
  </w:style>
  <w:style w:type="character" w:customStyle="1" w:styleId="AlertTok">
    <w:name w:val="AlertTok"/>
    <w:basedOn w:val="VerbatimChar"/>
    <w:rPr>
      <w:rFonts w:ascii="Consolas" w:hAnsi="Consolas"/>
      <w:i w:val="0"/>
      <w:color w:val="EF2929"/>
      <w:sz w:val="22"/>
      <w:shd w:val="clear" w:color="auto" w:fill="F8F8F8"/>
      <w:rPrChange w:id="12" w:author="Ignacio Ramos Gutierrez" w:date="2026-03-21T18:23:00Z">
        <w:rPr>
          <w:rFonts w:ascii="Consolas" w:hAnsi="Consolas"/>
          <w:b/>
          <w:i w:val="0"/>
          <w:color w:val="FF0000"/>
          <w:sz w:val="22"/>
          <w:shd w:val="clear" w:color="auto" w:fill="F8F8F8"/>
        </w:rPr>
      </w:rPrChange>
    </w:rPr>
  </w:style>
  <w:style w:type="character" w:customStyle="1" w:styleId="FunctionTok">
    <w:name w:val="FunctionTok"/>
    <w:basedOn w:val="VerbatimChar"/>
    <w:rPr>
      <w:rFonts w:ascii="Consolas" w:hAnsi="Consolas"/>
      <w:i w:val="0"/>
      <w:color w:val="000000"/>
      <w:sz w:val="22"/>
      <w:shd w:val="clear" w:color="auto" w:fill="F8F8F8"/>
      <w:rPrChange w:id="13" w:author="Ignacio Ramos Gutierrez" w:date="2026-03-21T18:23:00Z">
        <w:rPr>
          <w:rFonts w:ascii="Consolas" w:hAnsi="Consolas"/>
          <w:i w:val="0"/>
          <w:color w:val="06287E"/>
          <w:sz w:val="22"/>
          <w:shd w:val="clear" w:color="auto" w:fill="F8F8F8"/>
        </w:rPr>
      </w:rPrChange>
    </w:rPr>
  </w:style>
  <w:style w:type="character" w:customStyle="1" w:styleId="RegionMarkerTok">
    <w:name w:val="RegionMarkerTok"/>
    <w:basedOn w:val="VerbatimChar"/>
    <w:rPr>
      <w:rFonts w:ascii="Consolas" w:hAnsi="Consolas"/>
      <w:i w:val="0"/>
      <w:sz w:val="22"/>
      <w:shd w:val="clear" w:color="auto" w:fill="F8F8F8"/>
      <w:rPrChange w:id="14" w:author="Claudia Fernández Ruiz" w:date="2026-03-21T18:21:00Z">
        <w:rPr>
          <w:rFonts w:ascii="Consolas" w:hAnsi="Consolas"/>
          <w:i w:val="0"/>
          <w:sz w:val="22"/>
          <w:shd w:val="clear" w:color="auto" w:fill="F8F8F8"/>
        </w:rPr>
      </w:rPrChange>
    </w:rPr>
  </w:style>
  <w:style w:type="character" w:customStyle="1" w:styleId="ErrorTok">
    <w:name w:val="ErrorTok"/>
    <w:basedOn w:val="VerbatimChar"/>
    <w:rPr>
      <w:rFonts w:ascii="Consolas" w:hAnsi="Consolas"/>
      <w:b/>
      <w:i w:val="0"/>
      <w:sz w:val="22"/>
      <w:shd w:val="clear" w:color="auto" w:fill="F8F8F8"/>
      <w:rPrChange w:id="15" w:author="Ignacio Ramos Gutierrez" w:date="2026-03-21T18:23:00Z">
        <w:rPr>
          <w:rFonts w:ascii="Consolas" w:hAnsi="Consolas"/>
          <w:b/>
          <w:i w:val="0"/>
          <w:color w:val="FF0000"/>
          <w:sz w:val="22"/>
          <w:shd w:val="clear" w:color="auto" w:fill="F8F8F8"/>
        </w:rPr>
      </w:rPrChange>
    </w:rPr>
  </w:style>
  <w:style w:type="character" w:customStyle="1" w:styleId="NormalTok">
    <w:name w:val="NormalTok"/>
    <w:basedOn w:val="VerbatimChar"/>
    <w:rPr>
      <w:rFonts w:ascii="Consolas" w:hAnsi="Consolas"/>
      <w:i w:val="0"/>
      <w:sz w:val="22"/>
      <w:shd w:val="clear" w:color="auto" w:fill="F8F8F8"/>
      <w:rPrChange w:id="16" w:author="Claudia Fernández Ruiz" w:date="2026-03-21T18:21:00Z">
        <w:rPr>
          <w:rFonts w:ascii="Consolas" w:hAnsi="Consolas"/>
          <w:i w:val="0"/>
          <w:sz w:val="22"/>
          <w:shd w:val="clear" w:color="auto" w:fill="F8F8F8"/>
        </w:rPr>
      </w:rPrChange>
    </w:rPr>
  </w:style>
  <w:style w:type="character" w:styleId="Hipervnculo">
    <w:name w:val="Hyperlink"/>
    <w:basedOn w:val="Fuentedeprrafopredeter"/>
    <w:rsid w:val="00A6715F"/>
    <w:rPr>
      <w:color w:val="0000FF" w:themeColor="hyperlink"/>
      <w:u w:val="single"/>
    </w:rPr>
  </w:style>
  <w:style w:type="character" w:customStyle="1" w:styleId="Ttulo6Car">
    <w:name w:val="Título 6 Car"/>
    <w:basedOn w:val="Fuentedeprrafopredeter"/>
    <w:link w:val="Ttulo6"/>
    <w:qFormat/>
    <w:rsid w:val="00380EBE"/>
    <w:rPr>
      <w:rFonts w:asciiTheme="majorHAnsi" w:eastAsiaTheme="majorEastAsia" w:hAnsiTheme="majorHAnsi" w:cstheme="majorBidi"/>
      <w:iCs/>
      <w:sz w:val="20"/>
    </w:rPr>
  </w:style>
  <w:style w:type="character" w:customStyle="1" w:styleId="TextoindependienteCar">
    <w:name w:val="Texto independiente Car"/>
    <w:basedOn w:val="Fuentedeprrafopredeter"/>
    <w:link w:val="Textoindependiente"/>
    <w:qFormat/>
    <w:rsid w:val="00C102C2"/>
    <w:rPr>
      <w:sz w:val="20"/>
    </w:rPr>
  </w:style>
  <w:style w:type="character" w:styleId="Nmerodelnea">
    <w:name w:val="line number"/>
    <w:basedOn w:val="Fuentedeprrafopredeter"/>
    <w:rsid w:val="005620F8"/>
  </w:style>
  <w:style w:type="character" w:customStyle="1" w:styleId="EncabezadoCar">
    <w:name w:val="Encabezado Car"/>
    <w:basedOn w:val="Fuentedeprrafopredeter"/>
    <w:link w:val="Encabezado"/>
    <w:qFormat/>
    <w:rsid w:val="000B51C4"/>
    <w:rPr>
      <w:sz w:val="20"/>
    </w:rPr>
  </w:style>
  <w:style w:type="character" w:customStyle="1" w:styleId="PiedepginaCar">
    <w:name w:val="Pie de página Car"/>
    <w:basedOn w:val="Fuentedeprrafopredeter"/>
    <w:link w:val="Piedepgina"/>
    <w:uiPriority w:val="99"/>
    <w:qFormat/>
    <w:rsid w:val="000B51C4"/>
    <w:rPr>
      <w:sz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pPr>
      <w:spacing w:after="120"/>
      <w:pPrChange w:id="17" w:author="Claudia Fernández Ruiz" w:date="2026-03-21T18:21:00Z">
        <w:pPr>
          <w:spacing w:before="180" w:after="120" w:line="360" w:lineRule="auto"/>
        </w:pPr>
      </w:pPrChange>
    </w:pPr>
    <w:rPr>
      <w:rPrChange w:id="17" w:author="Claudia Fernández Ruiz" w:date="2026-03-21T18:21:00Z">
        <w:rPr>
          <w:rFonts w:asciiTheme="minorHAnsi" w:eastAsiaTheme="minorHAnsi" w:hAnsiTheme="minorHAnsi" w:cstheme="minorBidi"/>
          <w:szCs w:val="24"/>
          <w:lang w:val="en-US" w:eastAsia="en-US" w:bidi="ar-SA"/>
        </w:rPr>
      </w:rPrChange>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customStyle="1" w:styleId="Compact">
    <w:name w:val="Compact"/>
    <w:basedOn w:val="Normal"/>
    <w:qFormat/>
    <w:pPr>
      <w:spacing w:before="36" w:after="36"/>
    </w:pPr>
  </w:style>
  <w:style w:type="paragraph" w:styleId="Ttulo">
    <w:name w:val="Title"/>
    <w:basedOn w:val="Normal"/>
    <w:next w:val="Normal"/>
    <w:qFormat/>
    <w:rsid w:val="00EC1535"/>
    <w:pPr>
      <w:keepNext/>
      <w:keepLines/>
      <w:spacing w:before="480" w:after="720"/>
    </w:pPr>
    <w:rPr>
      <w:rFonts w:asciiTheme="majorHAnsi" w:eastAsiaTheme="majorEastAsia" w:hAnsiTheme="majorHAnsi" w:cstheme="majorBidi"/>
      <w:b/>
      <w:bCs/>
      <w:sz w:val="28"/>
      <w:szCs w:val="36"/>
    </w:rPr>
  </w:style>
  <w:style w:type="paragraph" w:styleId="Subttulo">
    <w:name w:val="Subtitle"/>
    <w:basedOn w:val="Ttulo"/>
    <w:next w:val="Normal"/>
    <w:qFormat/>
    <w:pPr>
      <w:spacing w:before="240"/>
      <w:pPrChange w:id="18" w:author="Claudia Fernández Ruiz" w:date="2026-03-21T18:21:00Z">
        <w:pPr>
          <w:keepNext/>
          <w:keepLines/>
          <w:spacing w:before="240" w:after="720" w:line="360" w:lineRule="auto"/>
        </w:pPr>
      </w:pPrChange>
    </w:pPr>
    <w:rPr>
      <w:sz w:val="30"/>
      <w:szCs w:val="30"/>
      <w:rPrChange w:id="18" w:author="Claudia Fernández Ruiz" w:date="2026-03-21T18:21:00Z">
        <w:rPr>
          <w:rFonts w:asciiTheme="majorHAnsi" w:eastAsiaTheme="majorEastAsia" w:hAnsiTheme="majorHAnsi" w:cstheme="majorBidi"/>
          <w:b/>
          <w:bCs/>
          <w:sz w:val="30"/>
          <w:szCs w:val="30"/>
          <w:lang w:val="en-US" w:eastAsia="en-US" w:bidi="ar-SA"/>
        </w:rPr>
      </w:rPrChange>
    </w:rPr>
  </w:style>
  <w:style w:type="paragraph" w:customStyle="1" w:styleId="Author">
    <w:name w:val="Author"/>
    <w:next w:val="Normal"/>
    <w:qFormat/>
    <w:rsid w:val="005F1DFC"/>
    <w:pPr>
      <w:keepNext/>
      <w:keepLines/>
      <w:suppressAutoHyphens w:val="0"/>
      <w:spacing w:before="120" w:after="320"/>
      <w:pPrChange w:id="19" w:author="Ignacio Ramos Gutierrez" w:date="2026-03-21T18:23:00Z">
        <w:pPr>
          <w:keepNext/>
          <w:keepLines/>
          <w:spacing w:before="120" w:after="320"/>
        </w:pPr>
      </w:pPrChange>
    </w:pPr>
    <w:rPr>
      <w:rFonts w:ascii="Arial" w:hAnsi="Arial"/>
      <w:sz w:val="20"/>
      <w:rPrChange w:id="19" w:author="Ignacio Ramos Gutierrez" w:date="2026-03-21T18:23:00Z">
        <w:rPr>
          <w:rFonts w:ascii="Arial" w:eastAsiaTheme="minorHAnsi" w:hAnsi="Arial" w:cstheme="minorBidi"/>
          <w:szCs w:val="24"/>
          <w:lang w:val="en-US" w:eastAsia="en-US" w:bidi="ar-SA"/>
        </w:rPr>
      </w:rPrChange>
    </w:rPr>
  </w:style>
  <w:style w:type="paragraph" w:styleId="Fecha">
    <w:name w:val="Date"/>
    <w:next w:val="Normal"/>
    <w:qFormat/>
    <w:pPr>
      <w:keepNext/>
      <w:keepLines/>
      <w:suppressAutoHyphens w:val="0"/>
      <w:spacing w:after="200"/>
      <w:jc w:val="center"/>
      <w:pPrChange w:id="20" w:author="Ignacio Ramos Gutierrez" w:date="2026-03-21T18:23:00Z">
        <w:pPr>
          <w:keepNext/>
          <w:keepLines/>
          <w:spacing w:after="200"/>
          <w:jc w:val="center"/>
        </w:pPr>
      </w:pPrChange>
    </w:pPr>
    <w:rPr>
      <w:rPrChange w:id="20" w:author="Ignacio Ramos Gutierrez" w:date="2026-03-21T18:23:00Z">
        <w:rPr>
          <w:rFonts w:asciiTheme="minorHAnsi" w:eastAsiaTheme="minorHAnsi" w:hAnsiTheme="minorHAnsi" w:cstheme="minorBidi"/>
          <w:sz w:val="24"/>
          <w:szCs w:val="24"/>
          <w:lang w:val="en-US" w:eastAsia="en-US" w:bidi="ar-SA"/>
        </w:rPr>
      </w:rPrChange>
    </w:rPr>
  </w:style>
  <w:style w:type="paragraph" w:customStyle="1" w:styleId="Abstract">
    <w:name w:val="Abstract"/>
    <w:basedOn w:val="Normal"/>
    <w:next w:val="Normal"/>
    <w:qFormat/>
    <w:pPr>
      <w:keepNext/>
      <w:keepLines/>
      <w:spacing w:before="300" w:after="300"/>
    </w:pPr>
    <w:rPr>
      <w:szCs w:val="20"/>
    </w:rPr>
  </w:style>
  <w:style w:type="paragraph" w:styleId="Bibliografa">
    <w:name w:val="Bibliography"/>
    <w:basedOn w:val="Normal"/>
    <w:qFormat/>
    <w:rsid w:val="006C57ED"/>
    <w:pPr>
      <w:ind w:left="567" w:hanging="567"/>
    </w:pPr>
  </w:style>
  <w:style w:type="paragraph" w:customStyle="1" w:styleId="BlockQuote">
    <w:name w:val="Block Quote"/>
    <w:basedOn w:val="Normal"/>
    <w:next w:val="Normal"/>
    <w:uiPriority w:val="9"/>
    <w:unhideWhenUsed/>
    <w:qFormat/>
    <w:rsid w:val="00975FD8"/>
    <w:pPr>
      <w:spacing w:before="100" w:after="100" w:line="240" w:lineRule="auto"/>
    </w:pPr>
    <w:rPr>
      <w:rFonts w:asciiTheme="majorHAnsi" w:eastAsiaTheme="majorEastAsia" w:hAnsiTheme="majorHAnsi" w:cstheme="majorBidi"/>
      <w:bCs/>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Change w:id="21" w:author="Claudia Fernández Ruiz" w:date="2026-03-21T18:21:00Z">
        <w:pPr>
          <w:keepNext/>
          <w:keepLines/>
          <w:spacing w:before="180" w:line="360" w:lineRule="auto"/>
        </w:pPr>
      </w:pPrChange>
    </w:pPr>
    <w:rPr>
      <w:b/>
      <w:rPrChange w:id="21" w:author="Claudia Fernández Ruiz" w:date="2026-03-21T18:21:00Z">
        <w:rPr>
          <w:rFonts w:asciiTheme="minorHAnsi" w:eastAsiaTheme="minorHAnsi" w:hAnsiTheme="minorHAnsi" w:cstheme="minorBidi"/>
          <w:b/>
          <w:szCs w:val="24"/>
          <w:lang w:val="en-US" w:eastAsia="en-US" w:bidi="ar-SA"/>
        </w:rPr>
      </w:rPrChange>
    </w:rPr>
  </w:style>
  <w:style w:type="paragraph" w:customStyle="1" w:styleId="Definition">
    <w:name w:val="Definition"/>
    <w:basedOn w:val="Normal"/>
    <w:pPr>
      <w:pPrChange w:id="22" w:author="Claudia Fernández Ruiz" w:date="2026-03-21T18:21:00Z">
        <w:pPr>
          <w:spacing w:before="180" w:after="180" w:line="360" w:lineRule="auto"/>
        </w:pPr>
      </w:pPrChange>
    </w:pPr>
    <w:rPr>
      <w:rPrChange w:id="22" w:author="Claudia Fernández Ruiz" w:date="2026-03-21T18:21:00Z">
        <w:rPr>
          <w:rFonts w:asciiTheme="minorHAnsi" w:eastAsiaTheme="minorHAnsi" w:hAnsiTheme="minorHAnsi" w:cstheme="minorBidi"/>
          <w:szCs w:val="24"/>
          <w:lang w:val="en-US" w:eastAsia="en-US" w:bidi="ar-SA"/>
        </w:rPr>
      </w:rPrChange>
    </w:rPr>
  </w:style>
  <w:style w:type="paragraph" w:customStyle="1" w:styleId="TableCaption">
    <w:name w:val="Table Caption"/>
    <w:basedOn w:val="Normal"/>
    <w:pPr>
      <w:spacing w:before="0" w:after="120"/>
      <w:pPrChange w:id="23" w:author="Claudia Fernández Ruiz" w:date="2026-03-21T18:21:00Z">
        <w:pPr>
          <w:spacing w:after="120" w:line="360" w:lineRule="auto"/>
        </w:pPr>
      </w:pPrChange>
    </w:pPr>
    <w:rPr>
      <w:i/>
      <w:rPrChange w:id="23" w:author="Claudia Fernández Ruiz" w:date="2026-03-21T18:21:00Z">
        <w:rPr>
          <w:rFonts w:asciiTheme="minorHAnsi" w:eastAsiaTheme="minorHAnsi" w:hAnsiTheme="minorHAnsi" w:cstheme="minorBidi"/>
          <w:i/>
          <w:szCs w:val="24"/>
          <w:lang w:val="en-US" w:eastAsia="en-US" w:bidi="ar-SA"/>
        </w:rPr>
      </w:rPrChange>
    </w:rPr>
  </w:style>
  <w:style w:type="paragraph" w:customStyle="1" w:styleId="ImageCaption">
    <w:name w:val="Image Caption"/>
    <w:basedOn w:val="Normal"/>
    <w:link w:val="BodyTextChar"/>
    <w:pPr>
      <w:spacing w:before="0" w:after="120"/>
      <w:pPrChange w:id="24" w:author="Claudia Fernández Ruiz" w:date="2026-03-21T18:21:00Z">
        <w:pPr>
          <w:spacing w:after="120" w:line="360" w:lineRule="auto"/>
        </w:pPr>
      </w:pPrChange>
    </w:pPr>
    <w:rPr>
      <w:i/>
      <w:rPrChange w:id="24" w:author="Claudia Fernández Ruiz" w:date="2026-03-21T18:21:00Z">
        <w:rPr>
          <w:rFonts w:asciiTheme="minorHAnsi" w:eastAsiaTheme="minorHAnsi" w:hAnsiTheme="minorHAnsi" w:cstheme="minorBidi"/>
          <w:i/>
          <w:szCs w:val="24"/>
          <w:lang w:val="en-US" w:eastAsia="en-US" w:bidi="ar-SA"/>
        </w:rPr>
      </w:rPrChange>
    </w:rPr>
  </w:style>
  <w:style w:type="paragraph" w:customStyle="1" w:styleId="SourceCode">
    <w:name w:val="Source Code"/>
    <w:basedOn w:val="Normal"/>
    <w:link w:val="VerbatimChar"/>
    <w:pPr>
      <w:shd w:val="clear" w:color="auto" w:fill="F8F8F8"/>
      <w:wordWrap w:val="0"/>
      <w:pPrChange w:id="25" w:author="Ignacio Ramos Gutierrez" w:date="2026-03-21T18:23:00Z">
        <w:pPr>
          <w:wordWrap w:val="0"/>
          <w:spacing w:before="180" w:after="180" w:line="360" w:lineRule="auto"/>
        </w:pPr>
      </w:pPrChange>
    </w:pPr>
    <w:rPr>
      <w:rPrChange w:id="25" w:author="Ignacio Ramos Gutierrez" w:date="2026-03-21T18:23:00Z">
        <w:rPr>
          <w:rFonts w:asciiTheme="minorHAnsi" w:eastAsiaTheme="minorHAnsi" w:hAnsiTheme="minorHAnsi" w:cstheme="minorBidi"/>
          <w:szCs w:val="24"/>
          <w:lang w:val="en-US" w:eastAsia="en-US" w:bidi="ar-SA"/>
        </w:rPr>
      </w:rPrChange>
    </w:rPr>
  </w:style>
  <w:style w:type="paragraph" w:customStyle="1" w:styleId="HeaderandFooter">
    <w:name w:val="Header and Footer"/>
    <w:basedOn w:val="Normal"/>
    <w:qFormat/>
  </w:style>
  <w:style w:type="paragraph" w:styleId="Encabezado">
    <w:name w:val="header"/>
    <w:basedOn w:val="Normal"/>
    <w:link w:val="EncabezadoCar"/>
    <w:rsid w:val="000B51C4"/>
    <w:pPr>
      <w:tabs>
        <w:tab w:val="center" w:pos="4513"/>
        <w:tab w:val="right" w:pos="9026"/>
      </w:tabs>
      <w:spacing w:before="0" w:after="0" w:line="240" w:lineRule="auto"/>
      <w:pPrChange w:id="26" w:author="Claudia Fernández Ruiz" w:date="2026-03-21T18:21:00Z">
        <w:pPr>
          <w:suppressLineNumbers/>
          <w:tabs>
            <w:tab w:val="center" w:pos="4513"/>
            <w:tab w:val="right" w:pos="9026"/>
          </w:tabs>
        </w:pPr>
      </w:pPrChange>
    </w:pPr>
    <w:rPr>
      <w:rPrChange w:id="26" w:author="Claudia Fernández Ruiz" w:date="2026-03-21T18:21:00Z">
        <w:rPr>
          <w:rFonts w:asciiTheme="minorHAnsi" w:eastAsiaTheme="minorHAnsi" w:hAnsiTheme="minorHAnsi" w:cstheme="minorBidi"/>
          <w:szCs w:val="24"/>
          <w:lang w:val="en-US" w:eastAsia="en-US" w:bidi="ar-SA"/>
        </w:rPr>
      </w:rPrChange>
    </w:rPr>
  </w:style>
  <w:style w:type="paragraph" w:styleId="Piedepgina">
    <w:name w:val="footer"/>
    <w:basedOn w:val="Normal"/>
    <w:link w:val="PiedepginaCar"/>
    <w:uiPriority w:val="99"/>
    <w:rsid w:val="000B51C4"/>
    <w:pPr>
      <w:tabs>
        <w:tab w:val="center" w:pos="4513"/>
        <w:tab w:val="right" w:pos="9026"/>
      </w:tabs>
      <w:spacing w:before="0" w:after="0" w:line="240" w:lineRule="auto"/>
      <w:pPrChange w:id="27" w:author="Claudia Fernández Ruiz" w:date="2026-03-21T18:21:00Z">
        <w:pPr>
          <w:suppressLineNumbers/>
          <w:tabs>
            <w:tab w:val="center" w:pos="4513"/>
            <w:tab w:val="right" w:pos="9026"/>
          </w:tabs>
        </w:pPr>
      </w:pPrChange>
    </w:pPr>
    <w:rPr>
      <w:rPrChange w:id="27" w:author="Claudia Fernández Ruiz" w:date="2026-03-21T18:21:00Z">
        <w:rPr>
          <w:rFonts w:asciiTheme="minorHAnsi" w:eastAsiaTheme="minorHAnsi" w:hAnsiTheme="minorHAnsi" w:cstheme="minorBidi"/>
          <w:szCs w:val="24"/>
          <w:lang w:val="en-US" w:eastAsia="en-US" w:bidi="ar-SA"/>
        </w:rPr>
      </w:rPrChange>
    </w:rPr>
  </w:style>
  <w:style w:type="paragraph" w:customStyle="1" w:styleId="Comment">
    <w:name w:val="Comment"/>
    <w:basedOn w:val="Normal"/>
    <w:qFormat/>
    <w:rPr>
      <w:szCs w:val="20"/>
    </w:rPr>
  </w:style>
  <w:style w:type="paragraph" w:styleId="Textocomentario">
    <w:name w:val="annotation text"/>
    <w:basedOn w:val="Normal"/>
    <w:link w:val="TextocomentarioCar"/>
    <w:pPr>
      <w:spacing w:line="240" w:lineRule="auto"/>
    </w:pPr>
    <w:rPr>
      <w:szCs w:val="20"/>
    </w:rPr>
  </w:style>
  <w:style w:type="character" w:customStyle="1" w:styleId="TextocomentarioCar">
    <w:name w:val="Texto comentario Car"/>
    <w:basedOn w:val="Fuentedeprrafopredeter"/>
    <w:link w:val="Textocomentario"/>
    <w:rPr>
      <w:sz w:val="20"/>
      <w:szCs w:val="20"/>
    </w:rPr>
  </w:style>
  <w:style w:type="character" w:styleId="Refdecomentario">
    <w:name w:val="annotation reference"/>
    <w:basedOn w:val="Fuentedeprrafopredeter"/>
    <w:rPr>
      <w:sz w:val="16"/>
      <w:szCs w:val="16"/>
    </w:rPr>
  </w:style>
  <w:style w:type="paragraph" w:styleId="Revisin">
    <w:name w:val="Revision"/>
    <w:hidden/>
    <w:rsid w:val="00242110"/>
    <w:pPr>
      <w:suppressAutoHyphens w:val="0"/>
      <w:pPrChange w:id="28" w:author="Ignacio Ramos Gutierrez" w:date="2026-03-21T18:23:00Z">
        <w:pPr/>
      </w:pPrChange>
    </w:pPr>
    <w:rPr>
      <w:sz w:val="20"/>
      <w:rPrChange w:id="28" w:author="Ignacio Ramos Gutierrez" w:date="2026-03-21T18:23:00Z">
        <w:rPr>
          <w:rFonts w:asciiTheme="minorHAnsi" w:eastAsiaTheme="minorHAnsi" w:hAnsiTheme="minorHAnsi" w:cstheme="minorBidi"/>
          <w:szCs w:val="24"/>
          <w:lang w:val="en-US" w:eastAsia="en-US" w:bidi="ar-SA"/>
        </w:rPr>
      </w:rPrChange>
    </w:rPr>
  </w:style>
  <w:style w:type="paragraph" w:styleId="Asuntodelcomentario">
    <w:name w:val="annotation subject"/>
    <w:basedOn w:val="Textocomentario"/>
    <w:next w:val="Textocomentario"/>
    <w:link w:val="AsuntodelcomentarioCar"/>
    <w:rsid w:val="008041FB"/>
    <w:pPr>
      <w:pPrChange w:id="29" w:author="Claudia Fernández Ruiz" w:date="2026-03-21T18:21:00Z">
        <w:pPr>
          <w:spacing w:before="180" w:after="180"/>
        </w:pPr>
      </w:pPrChange>
    </w:pPr>
    <w:rPr>
      <w:b/>
      <w:bCs/>
      <w:rPrChange w:id="29" w:author="Claudia Fernández Ruiz" w:date="2026-03-21T18:21:00Z">
        <w:rPr>
          <w:rFonts w:asciiTheme="minorHAnsi" w:eastAsiaTheme="minorHAnsi" w:hAnsiTheme="minorHAnsi" w:cstheme="minorBidi"/>
          <w:b/>
          <w:bCs/>
          <w:lang w:val="en-US" w:eastAsia="en-US" w:bidi="ar-SA"/>
        </w:rPr>
      </w:rPrChange>
    </w:rPr>
  </w:style>
  <w:style w:type="character" w:customStyle="1" w:styleId="AsuntodelcomentarioCar">
    <w:name w:val="Asunto del comentario Car"/>
    <w:basedOn w:val="TextocomentarioCar"/>
    <w:link w:val="Asuntodelcomentario"/>
    <w:rsid w:val="00103CF4"/>
    <w:rPr>
      <w:b/>
      <w:bCs/>
      <w:sz w:val="20"/>
      <w:szCs w:val="20"/>
    </w:rPr>
  </w:style>
  <w:style w:type="character" w:styleId="Hipervnculovisitado">
    <w:name w:val="FollowedHyperlink"/>
    <w:basedOn w:val="Fuentedeprrafopredeter"/>
    <w:rsid w:val="00103CF4"/>
    <w:rPr>
      <w:color w:val="800080" w:themeColor="followedHyperlink"/>
      <w:u w:val="single"/>
    </w:rPr>
  </w:style>
  <w:style w:type="character" w:styleId="Mencinsinresolver">
    <w:name w:val="Unresolved Mention"/>
    <w:basedOn w:val="Fuentedeprrafopredeter"/>
    <w:uiPriority w:val="99"/>
    <w:semiHidden/>
    <w:unhideWhenUsed/>
    <w:rsid w:val="0010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rstudio.github.io/cheatsheets/html/purrr.html" TargetMode="External"/><Relationship Id="rId2" Type="http://schemas.openxmlformats.org/officeDocument/2006/relationships/hyperlink" Target="http://adv-r.had.co.nz/Style.html" TargetMode="External"/><Relationship Id="rId1" Type="http://schemas.openxmlformats.org/officeDocument/2006/relationships/hyperlink" Target="https://r-universe.dev/" TargetMode="External"/><Relationship Id="rId4" Type="http://schemas.openxmlformats.org/officeDocument/2006/relationships/hyperlink" Target="https://rdrr.i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16/j.jss.2017.06.095" TargetMode="External"/><Relationship Id="rId18" Type="http://schemas.openxmlformats.org/officeDocument/2006/relationships/image" Target="media/image1.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hyperlink" Target="https://libraries.io/" TargetMode="External"/><Relationship Id="rId17" Type="http://schemas.openxmlformats.org/officeDocument/2006/relationships/hyperlink" Target="https://doi.org/10.32614/CRAN.package.purr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11/j.1740-9713.2018.01169.x"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CRAN.package.cranlogs"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1098/rsos.221550" TargetMode="External"/><Relationship Id="rId23"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image" Target="media/image2.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R-project.org/"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majorFont>
      <a:minorFont>
        <a:latin typeface="Arial"/>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2172</Words>
  <Characters>11951</Characters>
  <Application>Microsoft Office Word</Application>
  <DocSecurity>0</DocSecurity>
  <Lines>99</Lines>
  <Paragraphs>28</Paragraphs>
  <ScaleCrop>false</ScaleCrop>
  <Company>Microsoft</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sistemática de repositorios para el lenguaje R (CRAN, GitHub, Bioconductor)</dc:title>
  <dc:subject/>
  <dc:creator>Antonio J. Canepa Oneto1</dc:creator>
  <dc:description/>
  <cp:lastModifiedBy>Claudia Fernández Ruiz</cp:lastModifiedBy>
  <cp:revision>2</cp:revision>
  <dcterms:created xsi:type="dcterms:W3CDTF">2026-03-22T20:37:00Z</dcterms:created>
  <dcterms:modified xsi:type="dcterms:W3CDTF">2026-03-22T20:37:00Z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